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8"/>
        <w:gridCol w:w="4961"/>
      </w:tblGrid>
      <w:tr w:rsidR="00AA6EE5" w:rsidRPr="00456C16" w14:paraId="7F5F11C5" w14:textId="77777777" w:rsidTr="00C223E0">
        <w:tc>
          <w:tcPr>
            <w:tcW w:w="4678" w:type="dxa"/>
          </w:tcPr>
          <w:p w14:paraId="0A696E1C" w14:textId="77777777" w:rsidR="00AA6EE5" w:rsidRPr="00456C16" w:rsidRDefault="00AA6EE5" w:rsidP="00C223E0">
            <w:pPr>
              <w:rPr>
                <w:color w:val="000000"/>
                <w:sz w:val="26"/>
                <w:szCs w:val="26"/>
              </w:rPr>
            </w:pPr>
            <w:r w:rsidRPr="00456C16">
              <w:rPr>
                <w:color w:val="000000"/>
                <w:sz w:val="26"/>
                <w:szCs w:val="26"/>
              </w:rPr>
              <w:t>№ _________________________</w:t>
            </w:r>
          </w:p>
          <w:p w14:paraId="09B1F14E" w14:textId="77777777" w:rsidR="00AA6EE5" w:rsidRPr="00456C16" w:rsidRDefault="00AA6EE5" w:rsidP="00C223E0">
            <w:pPr>
              <w:rPr>
                <w:color w:val="000000"/>
                <w:sz w:val="26"/>
                <w:szCs w:val="26"/>
              </w:rPr>
            </w:pPr>
          </w:p>
          <w:p w14:paraId="0A82FB9B" w14:textId="13C0A0D5" w:rsidR="00AA6EE5" w:rsidRPr="00456C16" w:rsidRDefault="00AA6EE5" w:rsidP="00C223E0">
            <w:pPr>
              <w:rPr>
                <w:color w:val="000000"/>
                <w:sz w:val="26"/>
                <w:szCs w:val="26"/>
              </w:rPr>
            </w:pPr>
            <w:r w:rsidRPr="00456C16">
              <w:rPr>
                <w:color w:val="000000"/>
                <w:sz w:val="26"/>
                <w:szCs w:val="26"/>
              </w:rPr>
              <w:t>от «____» _____________ 202</w:t>
            </w:r>
            <w:r w:rsidR="00D22405" w:rsidRPr="00456C16">
              <w:rPr>
                <w:color w:val="000000"/>
                <w:sz w:val="26"/>
                <w:szCs w:val="26"/>
              </w:rPr>
              <w:t>__</w:t>
            </w:r>
            <w:r w:rsidRPr="00456C16">
              <w:rPr>
                <w:color w:val="000000"/>
                <w:sz w:val="26"/>
                <w:szCs w:val="26"/>
              </w:rPr>
              <w:t xml:space="preserve"> г.</w:t>
            </w:r>
          </w:p>
          <w:p w14:paraId="5DFB1A9C" w14:textId="77777777" w:rsidR="00587695" w:rsidRPr="00456C16" w:rsidRDefault="00587695" w:rsidP="00C223E0">
            <w:pPr>
              <w:rPr>
                <w:color w:val="000000"/>
                <w:sz w:val="26"/>
                <w:szCs w:val="26"/>
              </w:rPr>
            </w:pPr>
          </w:p>
          <w:p w14:paraId="0538C072" w14:textId="77777777" w:rsidR="00587695" w:rsidRPr="00456C16" w:rsidRDefault="00587695" w:rsidP="00AA6EE5">
            <w:pPr>
              <w:ind w:firstLine="709"/>
              <w:rPr>
                <w:color w:val="000000"/>
                <w:sz w:val="26"/>
                <w:szCs w:val="26"/>
              </w:rPr>
            </w:pPr>
          </w:p>
          <w:p w14:paraId="6D3B8CDC" w14:textId="77777777" w:rsidR="00587695" w:rsidRPr="00456C16" w:rsidRDefault="00587695" w:rsidP="00AA6EE5">
            <w:pPr>
              <w:ind w:firstLine="709"/>
              <w:rPr>
                <w:color w:val="000000"/>
                <w:sz w:val="26"/>
                <w:szCs w:val="26"/>
              </w:rPr>
            </w:pPr>
          </w:p>
        </w:tc>
        <w:tc>
          <w:tcPr>
            <w:tcW w:w="4961" w:type="dxa"/>
            <w:vAlign w:val="center"/>
          </w:tcPr>
          <w:p w14:paraId="2097BDA6" w14:textId="77777777" w:rsidR="00AA6EE5" w:rsidRPr="00456C16" w:rsidRDefault="00AA6EE5" w:rsidP="00AA6EE5">
            <w:pPr>
              <w:ind w:firstLine="709"/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«УТВЕРЖДАЮ»</w:t>
            </w:r>
          </w:p>
          <w:p w14:paraId="7853482B" w14:textId="77777777" w:rsidR="00AA6EE5" w:rsidRPr="00456C16" w:rsidRDefault="00AA6EE5" w:rsidP="00AA6EE5">
            <w:pPr>
              <w:ind w:firstLine="709"/>
              <w:rPr>
                <w:sz w:val="26"/>
                <w:szCs w:val="26"/>
              </w:rPr>
            </w:pPr>
          </w:p>
          <w:p w14:paraId="319EA419" w14:textId="7445122C" w:rsidR="002A4763" w:rsidRPr="00456C16" w:rsidRDefault="00DB60C5" w:rsidP="002A4763">
            <w:pPr>
              <w:rPr>
                <w:sz w:val="26"/>
                <w:szCs w:val="26"/>
              </w:rPr>
            </w:pPr>
            <w:commentRangeStart w:id="0"/>
            <w:commentRangeStart w:id="1"/>
            <w:r>
              <w:rPr>
                <w:sz w:val="26"/>
                <w:szCs w:val="26"/>
              </w:rPr>
              <w:t>Начальник Департамента по информационно-технологическому</w:t>
            </w:r>
            <w:r w:rsidR="00667200" w:rsidRPr="00456C16">
              <w:rPr>
                <w:sz w:val="26"/>
                <w:szCs w:val="26"/>
              </w:rPr>
              <w:br/>
            </w:r>
            <w:r>
              <w:rPr>
                <w:sz w:val="26"/>
                <w:szCs w:val="26"/>
              </w:rPr>
              <w:t>обеспечению</w:t>
            </w:r>
          </w:p>
          <w:p w14:paraId="2E0A11E0" w14:textId="1F46D6D8" w:rsidR="002A4763" w:rsidRPr="00456C16" w:rsidRDefault="00DB60C5" w:rsidP="002A4763">
            <w:pPr>
              <w:ind w:firstLine="70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______________ А</w:t>
            </w:r>
            <w:r w:rsidR="002A4763" w:rsidRPr="00456C16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Ю</w:t>
            </w:r>
            <w:r w:rsidR="002A4763" w:rsidRPr="00456C16">
              <w:rPr>
                <w:sz w:val="26"/>
                <w:szCs w:val="26"/>
              </w:rPr>
              <w:t>.</w:t>
            </w:r>
            <w:r w:rsidR="00667200" w:rsidRPr="00456C16">
              <w:rPr>
                <w:sz w:val="26"/>
                <w:szCs w:val="26"/>
              </w:rPr>
              <w:t> </w:t>
            </w:r>
            <w:r>
              <w:rPr>
                <w:sz w:val="26"/>
                <w:szCs w:val="26"/>
              </w:rPr>
              <w:t>Староверова</w:t>
            </w:r>
            <w:commentRangeEnd w:id="0"/>
            <w:r w:rsidR="00D33C4A">
              <w:rPr>
                <w:rStyle w:val="a5"/>
              </w:rPr>
              <w:commentReference w:id="0"/>
            </w:r>
            <w:commentRangeEnd w:id="1"/>
            <w:r w:rsidR="00633FA8">
              <w:rPr>
                <w:rStyle w:val="a5"/>
              </w:rPr>
              <w:commentReference w:id="1"/>
            </w:r>
          </w:p>
          <w:p w14:paraId="565ECF8A" w14:textId="77777777" w:rsidR="00690D57" w:rsidRPr="00456C16" w:rsidRDefault="00690D57" w:rsidP="002A4763">
            <w:pPr>
              <w:ind w:firstLine="709"/>
              <w:rPr>
                <w:sz w:val="26"/>
                <w:szCs w:val="26"/>
              </w:rPr>
            </w:pPr>
          </w:p>
          <w:p w14:paraId="535C9118" w14:textId="46CFDB57" w:rsidR="002A4763" w:rsidRPr="00456C16" w:rsidRDefault="00990561" w:rsidP="00690D57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«____» ____________ 2025</w:t>
            </w:r>
            <w:r w:rsidR="002A4763" w:rsidRPr="00456C16">
              <w:rPr>
                <w:sz w:val="26"/>
                <w:szCs w:val="26"/>
              </w:rPr>
              <w:t xml:space="preserve"> г.</w:t>
            </w:r>
          </w:p>
          <w:p w14:paraId="7E543415" w14:textId="77777777" w:rsidR="00AA6EE5" w:rsidRPr="00456C16" w:rsidRDefault="00AA6EE5" w:rsidP="00C223E0">
            <w:pPr>
              <w:rPr>
                <w:sz w:val="26"/>
                <w:szCs w:val="26"/>
              </w:rPr>
            </w:pPr>
          </w:p>
        </w:tc>
      </w:tr>
    </w:tbl>
    <w:p w14:paraId="3F8C50D9" w14:textId="2F13E648" w:rsidR="007B4CBC" w:rsidRPr="00456C16" w:rsidRDefault="007B4CBC" w:rsidP="00F22EBD">
      <w:pPr>
        <w:jc w:val="center"/>
        <w:rPr>
          <w:sz w:val="26"/>
          <w:szCs w:val="26"/>
        </w:rPr>
      </w:pPr>
      <w:r w:rsidRPr="00456C16">
        <w:rPr>
          <w:b/>
          <w:bCs/>
          <w:sz w:val="26"/>
          <w:szCs w:val="26"/>
        </w:rPr>
        <w:t>ФОРМУЛЯР ИНФОРМАЦИОННОГО РЕСУРСА</w:t>
      </w:r>
    </w:p>
    <w:p w14:paraId="050658DF" w14:textId="77777777" w:rsidR="007F1BF9" w:rsidRPr="00456C16" w:rsidRDefault="007F1BF9" w:rsidP="007F1BF9">
      <w:pPr>
        <w:keepLines/>
        <w:autoSpaceDE w:val="0"/>
        <w:autoSpaceDN w:val="0"/>
        <w:adjustRightInd w:val="0"/>
        <w:rPr>
          <w:sz w:val="26"/>
          <w:szCs w:val="26"/>
        </w:rPr>
      </w:pPr>
    </w:p>
    <w:p w14:paraId="5F8C13CA" w14:textId="77777777" w:rsidR="00A67A9F" w:rsidRPr="00456C16" w:rsidRDefault="007B4CBC" w:rsidP="00690D57">
      <w:pPr>
        <w:pStyle w:val="aa"/>
        <w:numPr>
          <w:ilvl w:val="0"/>
          <w:numId w:val="29"/>
        </w:numPr>
        <w:spacing w:before="120"/>
        <w:ind w:left="425" w:hanging="425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 xml:space="preserve">Наименование информационного </w:t>
      </w:r>
      <w:r w:rsidR="00B45601" w:rsidRPr="00456C16">
        <w:rPr>
          <w:color w:val="000000"/>
          <w:sz w:val="26"/>
          <w:szCs w:val="26"/>
        </w:rPr>
        <w:t>ресурса:</w:t>
      </w:r>
    </w:p>
    <w:p w14:paraId="2515B280" w14:textId="4E6E8A25" w:rsidR="00456C16" w:rsidRPr="00456C16" w:rsidRDefault="000C6CC0" w:rsidP="00456C16">
      <w:pPr>
        <w:pStyle w:val="aa"/>
        <w:spacing w:before="120"/>
        <w:ind w:left="425"/>
        <w:contextualSpacing w:val="0"/>
        <w:jc w:val="both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КИС</w:t>
      </w:r>
      <w:r w:rsidR="00456C16" w:rsidRPr="00456C16">
        <w:rPr>
          <w:b/>
          <w:color w:val="000000"/>
          <w:sz w:val="26"/>
          <w:szCs w:val="26"/>
        </w:rPr>
        <w:t xml:space="preserve"> «Корпоративная </w:t>
      </w:r>
      <w:r w:rsidR="00D33C4A">
        <w:rPr>
          <w:b/>
          <w:color w:val="000000"/>
          <w:sz w:val="26"/>
          <w:szCs w:val="26"/>
        </w:rPr>
        <w:t>с</w:t>
      </w:r>
      <w:r w:rsidR="00456C16" w:rsidRPr="00456C16">
        <w:rPr>
          <w:b/>
          <w:color w:val="000000"/>
          <w:sz w:val="26"/>
          <w:szCs w:val="26"/>
        </w:rPr>
        <w:t xml:space="preserve">истема </w:t>
      </w:r>
      <w:r w:rsidR="00D33C4A">
        <w:rPr>
          <w:b/>
          <w:color w:val="000000"/>
          <w:sz w:val="26"/>
          <w:szCs w:val="26"/>
        </w:rPr>
        <w:t>с</w:t>
      </w:r>
      <w:r w:rsidR="00456C16" w:rsidRPr="00456C16">
        <w:rPr>
          <w:b/>
          <w:color w:val="000000"/>
          <w:sz w:val="26"/>
          <w:szCs w:val="26"/>
        </w:rPr>
        <w:t xml:space="preserve">ловарей и </w:t>
      </w:r>
      <w:r w:rsidR="00D33C4A">
        <w:rPr>
          <w:b/>
          <w:color w:val="000000"/>
          <w:sz w:val="26"/>
          <w:szCs w:val="26"/>
        </w:rPr>
        <w:t>с</w:t>
      </w:r>
      <w:r w:rsidR="00456C16" w:rsidRPr="00456C16">
        <w:rPr>
          <w:b/>
          <w:color w:val="000000"/>
          <w:sz w:val="26"/>
          <w:szCs w:val="26"/>
        </w:rPr>
        <w:t>правочников» (КИС КССС).</w:t>
      </w:r>
    </w:p>
    <w:p w14:paraId="672455A2" w14:textId="4567402C" w:rsidR="00272FB8" w:rsidRPr="00456C16" w:rsidRDefault="007B0CF8" w:rsidP="00690D57">
      <w:pPr>
        <w:pStyle w:val="aa"/>
        <w:numPr>
          <w:ilvl w:val="0"/>
          <w:numId w:val="29"/>
        </w:numPr>
        <w:spacing w:before="120"/>
        <w:ind w:left="425" w:hanging="425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>Конфиденциальность обрабатываемой информации (персональные данные, коммерческая тайна, конфиденциальная, общедоступная или иная категория, определяемая законодательство</w:t>
      </w:r>
      <w:r w:rsidR="000013AA" w:rsidRPr="00456C16">
        <w:rPr>
          <w:color w:val="000000"/>
          <w:sz w:val="26"/>
          <w:szCs w:val="26"/>
        </w:rPr>
        <w:t>м</w:t>
      </w:r>
      <w:r w:rsidRPr="00456C16">
        <w:rPr>
          <w:color w:val="000000"/>
          <w:sz w:val="26"/>
          <w:szCs w:val="26"/>
        </w:rPr>
        <w:t xml:space="preserve"> РФ)</w:t>
      </w:r>
      <w:r w:rsidR="00B5076A" w:rsidRPr="00456C16">
        <w:rPr>
          <w:color w:val="000000"/>
          <w:sz w:val="26"/>
          <w:szCs w:val="26"/>
        </w:rPr>
        <w:t>:</w:t>
      </w:r>
    </w:p>
    <w:p w14:paraId="4ED38606" w14:textId="6C2FC5F8" w:rsidR="00E07756" w:rsidRPr="00456C16" w:rsidRDefault="007C04E7" w:rsidP="00E07756">
      <w:pPr>
        <w:pStyle w:val="aa"/>
        <w:numPr>
          <w:ilvl w:val="0"/>
          <w:numId w:val="32"/>
        </w:numPr>
        <w:ind w:left="851"/>
        <w:contextualSpacing w:val="0"/>
        <w:jc w:val="both"/>
        <w:rPr>
          <w:b/>
          <w:color w:val="000000"/>
          <w:sz w:val="26"/>
          <w:szCs w:val="26"/>
        </w:rPr>
      </w:pPr>
      <w:r w:rsidRPr="00456C16">
        <w:rPr>
          <w:b/>
          <w:color w:val="000000"/>
          <w:sz w:val="26"/>
          <w:szCs w:val="26"/>
        </w:rPr>
        <w:t>общедоступная информация</w:t>
      </w:r>
      <w:r w:rsidR="00E07756" w:rsidRPr="00456C16">
        <w:rPr>
          <w:b/>
          <w:color w:val="000000"/>
          <w:sz w:val="26"/>
          <w:szCs w:val="26"/>
        </w:rPr>
        <w:t>;</w:t>
      </w:r>
    </w:p>
    <w:p w14:paraId="13C70CBF" w14:textId="45E0F72A" w:rsidR="007C04E7" w:rsidRPr="000C6CC0" w:rsidRDefault="00E74A67" w:rsidP="00E07756">
      <w:pPr>
        <w:pStyle w:val="aa"/>
        <w:numPr>
          <w:ilvl w:val="0"/>
          <w:numId w:val="32"/>
        </w:numPr>
        <w:ind w:left="851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b/>
          <w:color w:val="000000"/>
          <w:sz w:val="26"/>
          <w:szCs w:val="26"/>
        </w:rPr>
        <w:t>персональные данные</w:t>
      </w:r>
      <w:r w:rsidR="007C04E7" w:rsidRPr="00456C16">
        <w:rPr>
          <w:b/>
          <w:color w:val="000000"/>
          <w:sz w:val="26"/>
          <w:szCs w:val="26"/>
        </w:rPr>
        <w:t>:</w:t>
      </w:r>
    </w:p>
    <w:p w14:paraId="6276D335" w14:textId="445B7522" w:rsidR="000C6CC0" w:rsidRPr="000C6CC0" w:rsidRDefault="000C6CC0" w:rsidP="000C6CC0">
      <w:pPr>
        <w:pStyle w:val="aa"/>
        <w:numPr>
          <w:ilvl w:val="0"/>
          <w:numId w:val="32"/>
        </w:numPr>
        <w:jc w:val="both"/>
        <w:rPr>
          <w:color w:val="000000"/>
          <w:sz w:val="26"/>
          <w:szCs w:val="26"/>
        </w:rPr>
      </w:pPr>
      <w:r w:rsidRPr="000C6CC0">
        <w:rPr>
          <w:b/>
          <w:color w:val="000000"/>
          <w:sz w:val="26"/>
          <w:szCs w:val="26"/>
        </w:rPr>
        <w:t>по работникам, заключающим нетрудовые договоры в объеме следующих данных</w:t>
      </w:r>
      <w:r>
        <w:rPr>
          <w:b/>
          <w:color w:val="000000"/>
          <w:sz w:val="26"/>
          <w:szCs w:val="26"/>
        </w:rPr>
        <w:t>:</w:t>
      </w:r>
    </w:p>
    <w:p w14:paraId="5640AC77" w14:textId="77777777" w:rsidR="007C04E7" w:rsidRPr="00456C16" w:rsidRDefault="007C04E7" w:rsidP="00827A19">
      <w:pPr>
        <w:pStyle w:val="aa"/>
        <w:numPr>
          <w:ilvl w:val="0"/>
          <w:numId w:val="32"/>
        </w:numPr>
        <w:ind w:left="1276"/>
        <w:contextualSpacing w:val="0"/>
        <w:jc w:val="both"/>
        <w:rPr>
          <w:b/>
          <w:color w:val="000000"/>
          <w:sz w:val="26"/>
          <w:szCs w:val="26"/>
        </w:rPr>
      </w:pPr>
      <w:r w:rsidRPr="00456C16">
        <w:rPr>
          <w:b/>
          <w:color w:val="000000"/>
          <w:sz w:val="26"/>
          <w:szCs w:val="26"/>
        </w:rPr>
        <w:t>фамилия, имя, отчество;</w:t>
      </w:r>
    </w:p>
    <w:p w14:paraId="0A252A19" w14:textId="49D408CE" w:rsidR="002A7A5B" w:rsidRDefault="007C04E7" w:rsidP="00827A19">
      <w:pPr>
        <w:pStyle w:val="aa"/>
        <w:numPr>
          <w:ilvl w:val="0"/>
          <w:numId w:val="32"/>
        </w:numPr>
        <w:ind w:left="1276"/>
        <w:contextualSpacing w:val="0"/>
        <w:jc w:val="both"/>
        <w:rPr>
          <w:b/>
          <w:color w:val="000000"/>
          <w:sz w:val="26"/>
          <w:szCs w:val="26"/>
        </w:rPr>
      </w:pPr>
      <w:r w:rsidRPr="00456C16">
        <w:rPr>
          <w:b/>
          <w:color w:val="000000"/>
          <w:sz w:val="26"/>
          <w:szCs w:val="26"/>
        </w:rPr>
        <w:t>наименование структурного подразделения, занимаемая</w:t>
      </w:r>
      <w:r w:rsidR="00667200" w:rsidRPr="00456C16">
        <w:rPr>
          <w:b/>
          <w:color w:val="000000"/>
          <w:sz w:val="26"/>
          <w:szCs w:val="26"/>
        </w:rPr>
        <w:br/>
      </w:r>
      <w:r w:rsidRPr="00456C16">
        <w:rPr>
          <w:b/>
          <w:color w:val="000000"/>
          <w:sz w:val="26"/>
          <w:szCs w:val="26"/>
        </w:rPr>
        <w:t>и совмещаемая должность, организация</w:t>
      </w:r>
      <w:r w:rsidR="002A7A5B" w:rsidRPr="00456C16">
        <w:rPr>
          <w:b/>
          <w:color w:val="000000"/>
          <w:sz w:val="26"/>
          <w:szCs w:val="26"/>
        </w:rPr>
        <w:t>;</w:t>
      </w:r>
    </w:p>
    <w:p w14:paraId="66629B94" w14:textId="415EECDE" w:rsidR="000C6CC0" w:rsidRDefault="000C6CC0" w:rsidP="00827A19">
      <w:pPr>
        <w:pStyle w:val="aa"/>
        <w:numPr>
          <w:ilvl w:val="0"/>
          <w:numId w:val="32"/>
        </w:numPr>
        <w:ind w:left="1276"/>
        <w:contextualSpacing w:val="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табельный номер;</w:t>
      </w:r>
    </w:p>
    <w:p w14:paraId="71B1D132" w14:textId="5E40CC0A" w:rsidR="000C6CC0" w:rsidRPr="00456C16" w:rsidRDefault="000C6CC0" w:rsidP="00827A19">
      <w:pPr>
        <w:pStyle w:val="aa"/>
        <w:numPr>
          <w:ilvl w:val="0"/>
          <w:numId w:val="32"/>
        </w:numPr>
        <w:ind w:left="1276"/>
        <w:contextualSpacing w:val="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логин;</w:t>
      </w:r>
    </w:p>
    <w:p w14:paraId="4ECCC4E4" w14:textId="77777777" w:rsidR="002A7A5B" w:rsidRPr="00456C16" w:rsidRDefault="002A7A5B" w:rsidP="00827A19">
      <w:pPr>
        <w:pStyle w:val="aa"/>
        <w:numPr>
          <w:ilvl w:val="0"/>
          <w:numId w:val="32"/>
        </w:numPr>
        <w:ind w:left="1276"/>
        <w:contextualSpacing w:val="0"/>
        <w:jc w:val="both"/>
        <w:rPr>
          <w:b/>
          <w:color w:val="000000"/>
          <w:sz w:val="26"/>
          <w:szCs w:val="26"/>
        </w:rPr>
      </w:pPr>
      <w:r w:rsidRPr="00456C16">
        <w:rPr>
          <w:b/>
          <w:color w:val="000000"/>
          <w:sz w:val="26"/>
          <w:szCs w:val="26"/>
        </w:rPr>
        <w:t>номер рабочего телефона;</w:t>
      </w:r>
    </w:p>
    <w:p w14:paraId="20AA476E" w14:textId="3FBBC863" w:rsidR="007B0CF8" w:rsidRDefault="002A7A5B" w:rsidP="00827A19">
      <w:pPr>
        <w:pStyle w:val="aa"/>
        <w:numPr>
          <w:ilvl w:val="0"/>
          <w:numId w:val="32"/>
        </w:numPr>
        <w:ind w:left="1276"/>
        <w:contextualSpacing w:val="0"/>
        <w:jc w:val="both"/>
        <w:rPr>
          <w:b/>
          <w:color w:val="000000"/>
          <w:sz w:val="26"/>
          <w:szCs w:val="26"/>
        </w:rPr>
      </w:pPr>
      <w:r w:rsidRPr="00456C16">
        <w:rPr>
          <w:b/>
          <w:color w:val="000000"/>
          <w:sz w:val="26"/>
          <w:szCs w:val="26"/>
        </w:rPr>
        <w:t>адрес корпоративной электронной почты</w:t>
      </w:r>
      <w:r w:rsidR="00E74A67" w:rsidRPr="00456C16">
        <w:rPr>
          <w:b/>
          <w:color w:val="000000"/>
          <w:sz w:val="26"/>
          <w:szCs w:val="26"/>
        </w:rPr>
        <w:t>.</w:t>
      </w:r>
    </w:p>
    <w:p w14:paraId="22034453" w14:textId="7DA3AF4B" w:rsidR="000C6CC0" w:rsidRDefault="000C6CC0" w:rsidP="000C6CC0">
      <w:pPr>
        <w:pStyle w:val="aa"/>
        <w:numPr>
          <w:ilvl w:val="0"/>
          <w:numId w:val="32"/>
        </w:numPr>
        <w:jc w:val="both"/>
        <w:rPr>
          <w:b/>
          <w:color w:val="000000"/>
          <w:sz w:val="26"/>
          <w:szCs w:val="26"/>
        </w:rPr>
      </w:pPr>
      <w:r w:rsidRPr="000C6CC0">
        <w:rPr>
          <w:b/>
          <w:color w:val="000000"/>
          <w:sz w:val="26"/>
          <w:szCs w:val="26"/>
        </w:rPr>
        <w:t>по физическим лицам – контрагентам по договорам с организациями группы ЛУКОЙЛ в объеме следующих данных:</w:t>
      </w:r>
    </w:p>
    <w:p w14:paraId="432C6DE5" w14:textId="5104581D" w:rsidR="00E70645" w:rsidRDefault="00E70645" w:rsidP="00E70645">
      <w:pPr>
        <w:pStyle w:val="aa"/>
        <w:numPr>
          <w:ilvl w:val="0"/>
          <w:numId w:val="32"/>
        </w:numPr>
        <w:ind w:left="1276"/>
        <w:contextualSpacing w:val="0"/>
        <w:jc w:val="both"/>
        <w:rPr>
          <w:b/>
          <w:color w:val="000000"/>
          <w:sz w:val="26"/>
          <w:szCs w:val="26"/>
        </w:rPr>
      </w:pPr>
      <w:r w:rsidRPr="00456C16">
        <w:rPr>
          <w:b/>
          <w:color w:val="000000"/>
          <w:sz w:val="26"/>
          <w:szCs w:val="26"/>
        </w:rPr>
        <w:t>фамилия, имя, отчество;</w:t>
      </w:r>
    </w:p>
    <w:p w14:paraId="2EB54234" w14:textId="236FCE52" w:rsidR="00E70645" w:rsidRDefault="00E70645" w:rsidP="00E70645">
      <w:pPr>
        <w:pStyle w:val="aa"/>
        <w:numPr>
          <w:ilvl w:val="0"/>
          <w:numId w:val="32"/>
        </w:numPr>
        <w:ind w:left="1276"/>
        <w:contextualSpacing w:val="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ИНН;</w:t>
      </w:r>
    </w:p>
    <w:p w14:paraId="134AE686" w14:textId="1B29A240" w:rsidR="00E70645" w:rsidRDefault="00E70645" w:rsidP="00E70645">
      <w:pPr>
        <w:pStyle w:val="aa"/>
        <w:numPr>
          <w:ilvl w:val="0"/>
          <w:numId w:val="32"/>
        </w:numPr>
        <w:ind w:left="1276"/>
        <w:contextualSpacing w:val="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адрес регистрации и проживания;</w:t>
      </w:r>
    </w:p>
    <w:p w14:paraId="27422C25" w14:textId="790730AA" w:rsidR="00E70645" w:rsidRDefault="00E70645" w:rsidP="00E70645">
      <w:pPr>
        <w:pStyle w:val="aa"/>
        <w:numPr>
          <w:ilvl w:val="0"/>
          <w:numId w:val="32"/>
        </w:numPr>
        <w:ind w:left="1276"/>
        <w:contextualSpacing w:val="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банковские реквизиты;</w:t>
      </w:r>
    </w:p>
    <w:p w14:paraId="23E2E312" w14:textId="63976CEB" w:rsidR="00E70645" w:rsidRDefault="00E70645" w:rsidP="00E70645">
      <w:pPr>
        <w:pStyle w:val="aa"/>
        <w:numPr>
          <w:ilvl w:val="0"/>
          <w:numId w:val="32"/>
        </w:numPr>
        <w:ind w:left="1276"/>
        <w:contextualSpacing w:val="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скан-копии документов для удостоверения личности и свидетельства налоговой регистрации;</w:t>
      </w:r>
    </w:p>
    <w:p w14:paraId="433A5BE5" w14:textId="7D05CA8D" w:rsidR="00E70645" w:rsidRPr="00456C16" w:rsidRDefault="00E70645" w:rsidP="00E70645">
      <w:pPr>
        <w:pStyle w:val="aa"/>
        <w:numPr>
          <w:ilvl w:val="0"/>
          <w:numId w:val="32"/>
        </w:numPr>
        <w:ind w:left="1276"/>
        <w:contextualSpacing w:val="0"/>
        <w:jc w:val="bot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согласие на обработку персональных данных в организациях группы ЛУКОЙЛ, заключающей договор и в ООО «ЛУКОЙЛ-Технологии»</w:t>
      </w:r>
    </w:p>
    <w:p w14:paraId="2215C699" w14:textId="77777777" w:rsidR="008C0B16" w:rsidRPr="00456C16" w:rsidRDefault="00DF1113" w:rsidP="00690D57">
      <w:pPr>
        <w:pStyle w:val="aa"/>
        <w:numPr>
          <w:ilvl w:val="0"/>
          <w:numId w:val="29"/>
        </w:numPr>
        <w:spacing w:before="120"/>
        <w:ind w:left="425" w:hanging="425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 xml:space="preserve">Структурное подразделение – </w:t>
      </w:r>
      <w:r w:rsidR="004C28EB" w:rsidRPr="00456C16">
        <w:rPr>
          <w:color w:val="000000"/>
          <w:sz w:val="26"/>
          <w:szCs w:val="26"/>
        </w:rPr>
        <w:t>В</w:t>
      </w:r>
      <w:r w:rsidRPr="00456C16">
        <w:rPr>
          <w:color w:val="000000"/>
          <w:sz w:val="26"/>
          <w:szCs w:val="26"/>
        </w:rPr>
        <w:t>ладелец информационного ресурса:</w:t>
      </w:r>
    </w:p>
    <w:p w14:paraId="1C323A35" w14:textId="5E7C6BE9" w:rsidR="00456C16" w:rsidRPr="00456C16" w:rsidRDefault="000B34F3" w:rsidP="00456C16">
      <w:pPr>
        <w:ind w:left="426"/>
        <w:jc w:val="both"/>
        <w:rPr>
          <w:b/>
          <w:sz w:val="26"/>
          <w:szCs w:val="26"/>
        </w:rPr>
      </w:pPr>
      <w:r w:rsidRPr="000B34F3">
        <w:rPr>
          <w:b/>
          <w:sz w:val="26"/>
          <w:szCs w:val="26"/>
        </w:rPr>
        <w:t>Департамент информационно-технологического обеспечения</w:t>
      </w:r>
      <w:r w:rsidR="00456C16" w:rsidRPr="00456C16">
        <w:rPr>
          <w:b/>
          <w:sz w:val="26"/>
          <w:szCs w:val="26"/>
        </w:rPr>
        <w:t>.</w:t>
      </w:r>
    </w:p>
    <w:p w14:paraId="389970A5" w14:textId="77777777" w:rsidR="00456C16" w:rsidRPr="00456C16" w:rsidRDefault="00456C16" w:rsidP="00456C16">
      <w:pPr>
        <w:ind w:left="426"/>
        <w:jc w:val="both"/>
        <w:rPr>
          <w:b/>
          <w:sz w:val="26"/>
          <w:szCs w:val="26"/>
        </w:rPr>
      </w:pPr>
    </w:p>
    <w:p w14:paraId="76862910" w14:textId="77777777" w:rsidR="00232EA0" w:rsidRPr="00456C16" w:rsidRDefault="007B0CF8" w:rsidP="00690D57">
      <w:pPr>
        <w:pStyle w:val="aa"/>
        <w:numPr>
          <w:ilvl w:val="0"/>
          <w:numId w:val="29"/>
        </w:numPr>
        <w:spacing w:before="120"/>
        <w:ind w:left="425" w:hanging="425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>Характер обрабатываемой информации, источники формирования информационного ресурса.</w:t>
      </w:r>
    </w:p>
    <w:p w14:paraId="13E23224" w14:textId="76F2AE12" w:rsidR="00907A1D" w:rsidRPr="00456C16" w:rsidRDefault="00907A1D" w:rsidP="007F1BF9">
      <w:pPr>
        <w:autoSpaceDE w:val="0"/>
        <w:autoSpaceDN w:val="0"/>
        <w:adjustRightInd w:val="0"/>
        <w:ind w:left="851" w:hanging="425"/>
        <w:jc w:val="both"/>
        <w:rPr>
          <w:rFonts w:eastAsia="Times New Roman"/>
          <w:sz w:val="26"/>
          <w:szCs w:val="26"/>
          <w:lang w:eastAsia="ru-RU"/>
        </w:rPr>
      </w:pPr>
      <w:r w:rsidRPr="00456C16">
        <w:rPr>
          <w:rFonts w:eastAsia="Times New Roman"/>
          <w:sz w:val="26"/>
          <w:szCs w:val="26"/>
          <w:lang w:eastAsia="ru-RU"/>
        </w:rPr>
        <w:t>Обрабатываемая информация:</w:t>
      </w:r>
    </w:p>
    <w:p w14:paraId="570CD269" w14:textId="77777777" w:rsidR="00456C16" w:rsidRPr="00456C16" w:rsidRDefault="00456C16" w:rsidP="00456C16">
      <w:pPr>
        <w:autoSpaceDE w:val="0"/>
        <w:autoSpaceDN w:val="0"/>
        <w:adjustRightInd w:val="0"/>
        <w:jc w:val="both"/>
        <w:rPr>
          <w:rFonts w:eastAsia="Times New Roman"/>
          <w:sz w:val="26"/>
          <w:szCs w:val="26"/>
          <w:lang w:eastAsia="ru-RU"/>
        </w:rPr>
      </w:pPr>
    </w:p>
    <w:p w14:paraId="1441F235" w14:textId="21F0F950" w:rsidR="00456C16" w:rsidRPr="00456C16" w:rsidRDefault="00456C16" w:rsidP="007F1BF9">
      <w:pPr>
        <w:autoSpaceDE w:val="0"/>
        <w:autoSpaceDN w:val="0"/>
        <w:adjustRightInd w:val="0"/>
        <w:ind w:left="851" w:hanging="425"/>
        <w:jc w:val="both"/>
        <w:rPr>
          <w:rFonts w:eastAsia="Times New Roman"/>
          <w:b/>
          <w:sz w:val="26"/>
          <w:szCs w:val="26"/>
          <w:lang w:eastAsia="ru-RU"/>
        </w:rPr>
      </w:pPr>
      <w:r w:rsidRPr="00456C16">
        <w:rPr>
          <w:rFonts w:eastAsia="Times New Roman"/>
          <w:b/>
          <w:sz w:val="26"/>
          <w:szCs w:val="26"/>
          <w:lang w:eastAsia="ru-RU"/>
        </w:rPr>
        <w:t>Корпоративная нормативно-справочная информация.</w:t>
      </w:r>
    </w:p>
    <w:p w14:paraId="34992C82" w14:textId="77777777" w:rsidR="00456C16" w:rsidRPr="00456C16" w:rsidRDefault="00456C16" w:rsidP="007F1BF9">
      <w:pPr>
        <w:autoSpaceDE w:val="0"/>
        <w:autoSpaceDN w:val="0"/>
        <w:adjustRightInd w:val="0"/>
        <w:ind w:left="851" w:hanging="425"/>
        <w:jc w:val="both"/>
        <w:rPr>
          <w:rFonts w:eastAsia="Times New Roman"/>
          <w:sz w:val="26"/>
          <w:szCs w:val="26"/>
          <w:lang w:eastAsia="ru-RU"/>
        </w:rPr>
      </w:pPr>
    </w:p>
    <w:p w14:paraId="4C70AB43" w14:textId="4685EB5C" w:rsidR="00940E40" w:rsidRPr="00570B21" w:rsidRDefault="00456C16" w:rsidP="007F1B58">
      <w:pPr>
        <w:pStyle w:val="aa"/>
        <w:numPr>
          <w:ilvl w:val="0"/>
          <w:numId w:val="29"/>
        </w:numPr>
        <w:spacing w:before="120"/>
        <w:contextualSpacing w:val="0"/>
        <w:jc w:val="both"/>
        <w:rPr>
          <w:color w:val="000000"/>
          <w:sz w:val="26"/>
          <w:szCs w:val="26"/>
        </w:rPr>
      </w:pPr>
      <w:r w:rsidRPr="00570B21">
        <w:rPr>
          <w:color w:val="000000"/>
          <w:sz w:val="26"/>
          <w:szCs w:val="26"/>
        </w:rPr>
        <w:lastRenderedPageBreak/>
        <w:t xml:space="preserve">Наименование информационной системы </w:t>
      </w:r>
      <w:r w:rsidR="00570B21" w:rsidRPr="00570B21">
        <w:rPr>
          <w:color w:val="000000"/>
          <w:sz w:val="26"/>
          <w:szCs w:val="26"/>
        </w:rPr>
        <w:t>обрабатываю</w:t>
      </w:r>
      <w:r w:rsidR="00BD3636">
        <w:rPr>
          <w:color w:val="000000"/>
          <w:sz w:val="26"/>
          <w:szCs w:val="26"/>
        </w:rPr>
        <w:t>щей информационный ресурс: КИС «</w:t>
      </w:r>
      <w:r w:rsidR="00570B21" w:rsidRPr="00570B21">
        <w:rPr>
          <w:color w:val="000000"/>
          <w:sz w:val="26"/>
          <w:szCs w:val="26"/>
        </w:rPr>
        <w:t xml:space="preserve">Корпоративная </w:t>
      </w:r>
      <w:r w:rsidR="00BD3636">
        <w:rPr>
          <w:color w:val="000000"/>
          <w:sz w:val="26"/>
          <w:szCs w:val="26"/>
        </w:rPr>
        <w:t>система словарей и справочников</w:t>
      </w:r>
      <w:r w:rsidR="00BD3636" w:rsidRPr="00570B21">
        <w:rPr>
          <w:color w:val="000000"/>
          <w:sz w:val="26"/>
          <w:szCs w:val="26"/>
        </w:rPr>
        <w:t>»</w:t>
      </w:r>
      <w:r w:rsidR="00570B21" w:rsidRPr="00570B21">
        <w:rPr>
          <w:color w:val="000000"/>
          <w:sz w:val="26"/>
          <w:szCs w:val="26"/>
        </w:rPr>
        <w:t xml:space="preserve"> (</w:t>
      </w:r>
      <w:r w:rsidR="00570B21">
        <w:rPr>
          <w:color w:val="000000"/>
          <w:sz w:val="26"/>
          <w:szCs w:val="26"/>
        </w:rPr>
        <w:t>КССС</w:t>
      </w:r>
      <w:r w:rsidR="00BD3636">
        <w:rPr>
          <w:color w:val="000000"/>
          <w:sz w:val="26"/>
          <w:szCs w:val="26"/>
        </w:rPr>
        <w:t>)</w:t>
      </w:r>
      <w:del w:id="2" w:author="Лиманский Павел Владимирович" w:date="2025-10-06T15:10:00Z">
        <w:r w:rsidR="00570B21" w:rsidRPr="00570B21" w:rsidDel="00A06B14">
          <w:rPr>
            <w:color w:val="000000"/>
            <w:sz w:val="26"/>
            <w:szCs w:val="26"/>
          </w:rPr>
          <w:br/>
          <w:delText>(ID в Альфабет</w:delText>
        </w:r>
        <w:r w:rsidR="00F73988" w:rsidDel="00A06B14">
          <w:rPr>
            <w:color w:val="000000"/>
            <w:sz w:val="26"/>
            <w:szCs w:val="26"/>
          </w:rPr>
          <w:delText>:</w:delText>
        </w:r>
        <w:r w:rsidR="00570B21" w:rsidRPr="00570B21" w:rsidDel="00A06B14">
          <w:rPr>
            <w:color w:val="000000"/>
            <w:sz w:val="26"/>
            <w:szCs w:val="26"/>
          </w:rPr>
          <w:delText xml:space="preserve"> </w:delText>
        </w:r>
        <w:r w:rsidR="007F1B58" w:rsidRPr="007F1B58" w:rsidDel="00A06B14">
          <w:rPr>
            <w:color w:val="000000"/>
            <w:sz w:val="26"/>
            <w:szCs w:val="26"/>
          </w:rPr>
          <w:delText>ICTO-712</w:delText>
        </w:r>
        <w:r w:rsidR="00570B21" w:rsidRPr="00570B21" w:rsidDel="00A06B14">
          <w:rPr>
            <w:color w:val="000000"/>
            <w:sz w:val="26"/>
            <w:szCs w:val="26"/>
          </w:rPr>
          <w:delText>)</w:delText>
        </w:r>
      </w:del>
      <w:r w:rsidR="00570B21">
        <w:rPr>
          <w:color w:val="000000"/>
          <w:sz w:val="26"/>
          <w:szCs w:val="26"/>
        </w:rPr>
        <w:t>.</w:t>
      </w:r>
    </w:p>
    <w:p w14:paraId="3A2B7393" w14:textId="77777777" w:rsidR="00456C16" w:rsidRPr="00456C16" w:rsidRDefault="00456C16" w:rsidP="00456C16">
      <w:pPr>
        <w:jc w:val="both"/>
        <w:rPr>
          <w:color w:val="000000"/>
          <w:sz w:val="26"/>
          <w:szCs w:val="26"/>
        </w:rPr>
      </w:pPr>
    </w:p>
    <w:p w14:paraId="369571DC" w14:textId="01851D0C" w:rsidR="00456C16" w:rsidRPr="00456C16" w:rsidRDefault="00456C16" w:rsidP="00E70645">
      <w:pPr>
        <w:ind w:firstLine="425"/>
        <w:jc w:val="both"/>
        <w:rPr>
          <w:rFonts w:eastAsia="Times New Roman"/>
          <w:b/>
          <w:i/>
          <w:color w:val="000000"/>
          <w:sz w:val="26"/>
          <w:szCs w:val="26"/>
          <w:lang w:eastAsia="ru-RU"/>
        </w:rPr>
      </w:pPr>
      <w:r w:rsidRPr="00456C16">
        <w:rPr>
          <w:i/>
          <w:color w:val="000000"/>
          <w:sz w:val="26"/>
          <w:szCs w:val="26"/>
        </w:rPr>
        <w:t xml:space="preserve">Перечень </w:t>
      </w:r>
      <w:r w:rsidR="00626704">
        <w:rPr>
          <w:i/>
          <w:color w:val="000000"/>
          <w:sz w:val="26"/>
          <w:szCs w:val="26"/>
        </w:rPr>
        <w:t>приложений</w:t>
      </w:r>
      <w:r w:rsidRPr="00456C16">
        <w:rPr>
          <w:i/>
          <w:color w:val="000000"/>
          <w:sz w:val="26"/>
          <w:szCs w:val="26"/>
        </w:rPr>
        <w:t>:</w:t>
      </w:r>
    </w:p>
    <w:p w14:paraId="2580CF21" w14:textId="44AAA27F" w:rsidR="00456C16" w:rsidRPr="00456C16" w:rsidRDefault="00456C16" w:rsidP="00456C16">
      <w:pPr>
        <w:pStyle w:val="aa"/>
        <w:numPr>
          <w:ilvl w:val="0"/>
          <w:numId w:val="34"/>
        </w:numPr>
        <w:jc w:val="both"/>
        <w:rPr>
          <w:b/>
          <w:i/>
          <w:color w:val="000000"/>
          <w:sz w:val="26"/>
          <w:szCs w:val="26"/>
        </w:rPr>
      </w:pPr>
      <w:commentRangeStart w:id="3"/>
      <w:commentRangeStart w:id="4"/>
      <w:r w:rsidRPr="00456C16">
        <w:rPr>
          <w:b/>
          <w:i/>
          <w:color w:val="000000"/>
          <w:sz w:val="26"/>
          <w:szCs w:val="26"/>
        </w:rPr>
        <w:t>КИС "КССС</w:t>
      </w:r>
      <w:del w:id="5" w:author="Беликова Лилия Константиновна" w:date="2025-10-01T20:06:00Z">
        <w:r w:rsidRPr="00456C16" w:rsidDel="00D33C4A">
          <w:rPr>
            <w:b/>
            <w:i/>
            <w:color w:val="000000"/>
            <w:sz w:val="26"/>
            <w:szCs w:val="26"/>
          </w:rPr>
          <w:delText xml:space="preserve"> 1.0</w:delText>
        </w:r>
      </w:del>
      <w:r w:rsidRPr="00456C16">
        <w:rPr>
          <w:b/>
          <w:i/>
          <w:color w:val="000000"/>
          <w:sz w:val="26"/>
          <w:szCs w:val="26"/>
        </w:rPr>
        <w:t>» (APP-3690)</w:t>
      </w:r>
      <w:commentRangeEnd w:id="3"/>
      <w:r w:rsidR="00D33C4A">
        <w:rPr>
          <w:rStyle w:val="a5"/>
          <w:rFonts w:eastAsia="MS Mincho"/>
          <w:lang w:eastAsia="ja-JP"/>
        </w:rPr>
        <w:commentReference w:id="3"/>
      </w:r>
      <w:commentRangeEnd w:id="4"/>
      <w:r w:rsidR="00890AA2">
        <w:rPr>
          <w:rStyle w:val="a5"/>
          <w:rFonts w:eastAsia="MS Mincho"/>
          <w:lang w:eastAsia="ja-JP"/>
        </w:rPr>
        <w:commentReference w:id="4"/>
      </w:r>
    </w:p>
    <w:p w14:paraId="5996D89D" w14:textId="77777777" w:rsidR="00456C16" w:rsidRPr="00456C16" w:rsidRDefault="00456C16" w:rsidP="00456C16">
      <w:pPr>
        <w:pStyle w:val="aa"/>
        <w:numPr>
          <w:ilvl w:val="0"/>
          <w:numId w:val="34"/>
        </w:numPr>
        <w:jc w:val="both"/>
        <w:rPr>
          <w:b/>
          <w:i/>
          <w:color w:val="000000"/>
          <w:sz w:val="26"/>
          <w:szCs w:val="26"/>
        </w:rPr>
      </w:pPr>
      <w:r w:rsidRPr="00456C16">
        <w:rPr>
          <w:b/>
          <w:i/>
          <w:color w:val="000000"/>
          <w:sz w:val="26"/>
          <w:szCs w:val="26"/>
        </w:rPr>
        <w:t>КИС "КССС 2.0" (APP-9842)</w:t>
      </w:r>
    </w:p>
    <w:p w14:paraId="4DDE5822" w14:textId="6162AB88" w:rsidR="00456C16" w:rsidRPr="00456C16" w:rsidRDefault="00456C16" w:rsidP="00456C16">
      <w:pPr>
        <w:pStyle w:val="aa"/>
        <w:numPr>
          <w:ilvl w:val="0"/>
          <w:numId w:val="34"/>
        </w:numPr>
        <w:jc w:val="both"/>
        <w:rPr>
          <w:color w:val="000000"/>
          <w:sz w:val="26"/>
          <w:szCs w:val="26"/>
        </w:rPr>
      </w:pPr>
      <w:r w:rsidRPr="00456C16">
        <w:rPr>
          <w:b/>
          <w:i/>
          <w:color w:val="000000"/>
          <w:sz w:val="26"/>
          <w:szCs w:val="26"/>
        </w:rPr>
        <w:t>КИС "КССС-Европа" (APP-7261)</w:t>
      </w:r>
    </w:p>
    <w:p w14:paraId="0D4F68A2" w14:textId="77777777" w:rsidR="00456C16" w:rsidRPr="00456C16" w:rsidRDefault="00456C16" w:rsidP="00456C16">
      <w:pPr>
        <w:jc w:val="both"/>
        <w:rPr>
          <w:color w:val="000000"/>
          <w:sz w:val="26"/>
          <w:szCs w:val="26"/>
        </w:rPr>
      </w:pPr>
    </w:p>
    <w:p w14:paraId="7D0A07EB" w14:textId="05C0D93A" w:rsidR="00FA0107" w:rsidRPr="00FA0107" w:rsidRDefault="00392B85" w:rsidP="00FA0107">
      <w:pPr>
        <w:pStyle w:val="aa"/>
        <w:numPr>
          <w:ilvl w:val="0"/>
          <w:numId w:val="29"/>
        </w:numPr>
        <w:spacing w:before="120"/>
        <w:ind w:left="425" w:hanging="425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>Потребители информационного ресурса – структурные подразделения и/или организации.</w:t>
      </w:r>
    </w:p>
    <w:tbl>
      <w:tblPr>
        <w:tblW w:w="5068" w:type="pct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437"/>
        <w:gridCol w:w="2379"/>
        <w:gridCol w:w="4937"/>
      </w:tblGrid>
      <w:tr w:rsidR="00392B85" w:rsidRPr="00456C16" w14:paraId="6E26070A" w14:textId="77777777" w:rsidTr="00392B85">
        <w:trPr>
          <w:trHeight w:val="20"/>
          <w:tblHeader/>
        </w:trPr>
        <w:tc>
          <w:tcPr>
            <w:tcW w:w="17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95E1B2" w14:textId="77777777" w:rsidR="00392B85" w:rsidRPr="00FA0107" w:rsidRDefault="00392B85">
            <w:pPr>
              <w:shd w:val="clear" w:color="auto" w:fill="FFFFFF"/>
              <w:jc w:val="center"/>
              <w:rPr>
                <w:b/>
                <w:szCs w:val="26"/>
              </w:rPr>
            </w:pPr>
            <w:r w:rsidRPr="00FA0107">
              <w:rPr>
                <w:b/>
                <w:spacing w:val="-2"/>
                <w:szCs w:val="26"/>
              </w:rPr>
              <w:t>Организация, структурное подразделение</w:t>
            </w:r>
          </w:p>
        </w:tc>
        <w:tc>
          <w:tcPr>
            <w:tcW w:w="16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005B7B" w14:textId="77777777" w:rsidR="00392B85" w:rsidRPr="00FA0107" w:rsidRDefault="00392B85">
            <w:pPr>
              <w:shd w:val="clear" w:color="auto" w:fill="FFFFFF"/>
              <w:spacing w:line="274" w:lineRule="exact"/>
              <w:ind w:right="62"/>
              <w:jc w:val="center"/>
              <w:rPr>
                <w:b/>
                <w:szCs w:val="26"/>
              </w:rPr>
            </w:pPr>
            <w:r w:rsidRPr="00FA0107">
              <w:rPr>
                <w:b/>
                <w:spacing w:val="-5"/>
                <w:szCs w:val="26"/>
              </w:rPr>
              <w:t xml:space="preserve">Адрес </w:t>
            </w:r>
            <w:r w:rsidRPr="00FA0107">
              <w:rPr>
                <w:b/>
                <w:spacing w:val="-3"/>
                <w:szCs w:val="26"/>
              </w:rPr>
              <w:t>местонахождения</w:t>
            </w:r>
          </w:p>
        </w:tc>
        <w:tc>
          <w:tcPr>
            <w:tcW w:w="160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C2543A" w14:textId="77777777" w:rsidR="00392B85" w:rsidRPr="00FA0107" w:rsidRDefault="00392B85">
            <w:pPr>
              <w:shd w:val="clear" w:color="auto" w:fill="FFFFFF"/>
              <w:spacing w:line="278" w:lineRule="exact"/>
              <w:ind w:right="115"/>
              <w:jc w:val="center"/>
              <w:rPr>
                <w:b/>
                <w:szCs w:val="26"/>
              </w:rPr>
            </w:pPr>
            <w:r w:rsidRPr="00FA0107">
              <w:rPr>
                <w:b/>
                <w:spacing w:val="-2"/>
                <w:szCs w:val="26"/>
              </w:rPr>
              <w:t>Используемые информационно-</w:t>
            </w:r>
            <w:r w:rsidRPr="00FA0107">
              <w:rPr>
                <w:b/>
                <w:szCs w:val="26"/>
              </w:rPr>
              <w:t>телекоммуникационные сети</w:t>
            </w:r>
          </w:p>
        </w:tc>
      </w:tr>
      <w:tr w:rsidR="00392B85" w:rsidRPr="00633FA8" w14:paraId="3D544E11" w14:textId="77777777" w:rsidTr="00392B85">
        <w:trPr>
          <w:trHeight w:val="1380"/>
        </w:trPr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E8FFE5" w14:textId="77777777" w:rsidR="00392B85" w:rsidRPr="00FA0107" w:rsidRDefault="00392B85">
            <w:pPr>
              <w:rPr>
                <w:bCs/>
                <w:iCs/>
                <w:szCs w:val="26"/>
              </w:rPr>
            </w:pPr>
            <w:r w:rsidRPr="00FA0107">
              <w:rPr>
                <w:bCs/>
                <w:iCs/>
                <w:szCs w:val="26"/>
              </w:rPr>
              <w:t>ПАО «ЛУКОЙЛ»,</w:t>
            </w:r>
            <w:r w:rsidRPr="00FA0107">
              <w:rPr>
                <w:bCs/>
                <w:iCs/>
                <w:szCs w:val="26"/>
              </w:rPr>
              <w:br/>
              <w:t>все подразделения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ADD85E" w14:textId="77777777" w:rsidR="00392B85" w:rsidRPr="00FA0107" w:rsidRDefault="00392B85">
            <w:pPr>
              <w:rPr>
                <w:bCs/>
                <w:iCs/>
                <w:szCs w:val="26"/>
              </w:rPr>
            </w:pPr>
            <w:r w:rsidRPr="00FA0107">
              <w:rPr>
                <w:color w:val="000000"/>
                <w:szCs w:val="26"/>
              </w:rPr>
              <w:t>Административные здания Компании</w:t>
            </w:r>
          </w:p>
        </w:tc>
        <w:tc>
          <w:tcPr>
            <w:tcW w:w="1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7F96A" w14:textId="77777777" w:rsidR="00E70645" w:rsidRPr="00FA0107" w:rsidRDefault="00E70645" w:rsidP="00E70645">
            <w:pPr>
              <w:rPr>
                <w:iCs/>
                <w:color w:val="000000"/>
                <w:szCs w:val="26"/>
              </w:rPr>
            </w:pPr>
            <w:r w:rsidRPr="00FA0107">
              <w:rPr>
                <w:szCs w:val="26"/>
              </w:rPr>
              <w:t>Корпоративная сеть</w:t>
            </w:r>
            <w:r w:rsidRPr="00FA0107">
              <w:rPr>
                <w:szCs w:val="26"/>
              </w:rPr>
              <w:br/>
              <w:t xml:space="preserve">или </w:t>
            </w:r>
            <w:commentRangeStart w:id="6"/>
            <w:commentRangeStart w:id="7"/>
            <w:r w:rsidRPr="00FA0107">
              <w:rPr>
                <w:szCs w:val="26"/>
              </w:rPr>
              <w:t>з</w:t>
            </w:r>
            <w:r w:rsidRPr="00FA0107">
              <w:rPr>
                <w:iCs/>
                <w:color w:val="000000"/>
                <w:szCs w:val="26"/>
              </w:rPr>
              <w:t>ащищенные</w:t>
            </w:r>
            <w:r w:rsidRPr="00FA0107">
              <w:rPr>
                <w:szCs w:val="26"/>
              </w:rPr>
              <w:t xml:space="preserve"> каналы передачи данных, </w:t>
            </w:r>
            <w:r w:rsidRPr="00FA0107">
              <w:rPr>
                <w:iCs/>
                <w:color w:val="000000"/>
                <w:szCs w:val="26"/>
              </w:rPr>
              <w:t xml:space="preserve">при их отсутствии - шифрованный канал связи HTTPS 128 бит, при отсутствии шифрованного канала -  доступ через </w:t>
            </w:r>
          </w:p>
          <w:p w14:paraId="61984221" w14:textId="77777777" w:rsidR="00E70645" w:rsidRPr="00FA0107" w:rsidRDefault="00E70645" w:rsidP="00E70645">
            <w:pPr>
              <w:rPr>
                <w:iCs/>
                <w:color w:val="000000"/>
                <w:szCs w:val="26"/>
                <w:lang w:val="en-US"/>
              </w:rPr>
            </w:pPr>
            <w:r w:rsidRPr="00FA0107">
              <w:rPr>
                <w:iCs/>
                <w:color w:val="000000"/>
                <w:szCs w:val="26"/>
                <w:lang w:val="en-US"/>
              </w:rPr>
              <w:t>MS TMG Server</w:t>
            </w:r>
          </w:p>
          <w:p w14:paraId="292DD809" w14:textId="77777777" w:rsidR="00E70645" w:rsidRPr="00FA0107" w:rsidRDefault="00E70645" w:rsidP="00E70645">
            <w:pPr>
              <w:rPr>
                <w:iCs/>
                <w:color w:val="000000"/>
                <w:szCs w:val="26"/>
                <w:lang w:val="en-US"/>
              </w:rPr>
            </w:pPr>
            <w:r w:rsidRPr="00FA0107">
              <w:rPr>
                <w:iCs/>
                <w:color w:val="000000"/>
                <w:szCs w:val="26"/>
                <w:lang w:val="en-US"/>
              </w:rPr>
              <w:t>Citrix TLS_RSA_WITH_3DES_EDE_CBC_SHA1024</w:t>
            </w:r>
          </w:p>
          <w:p w14:paraId="5EC5A842" w14:textId="77777777" w:rsidR="00E70645" w:rsidRPr="00FA0107" w:rsidRDefault="00E70645" w:rsidP="00E70645">
            <w:pPr>
              <w:rPr>
                <w:iCs/>
                <w:color w:val="000000"/>
                <w:szCs w:val="26"/>
                <w:lang w:val="en-US"/>
              </w:rPr>
            </w:pPr>
            <w:r w:rsidRPr="00FA0107">
              <w:rPr>
                <w:iCs/>
                <w:color w:val="000000"/>
                <w:szCs w:val="26"/>
                <w:lang w:val="en-US"/>
              </w:rPr>
              <w:t>TLS_RSA_WITH_RC4_128_MD5</w:t>
            </w:r>
          </w:p>
          <w:p w14:paraId="145288BC" w14:textId="5FD4E7C2" w:rsidR="00392B85" w:rsidRPr="00E70645" w:rsidRDefault="00E70645" w:rsidP="00E70645">
            <w:pPr>
              <w:rPr>
                <w:szCs w:val="26"/>
                <w:lang w:val="en-US"/>
              </w:rPr>
            </w:pPr>
            <w:r w:rsidRPr="00FA0107">
              <w:rPr>
                <w:iCs/>
                <w:color w:val="000000"/>
                <w:szCs w:val="26"/>
                <w:lang w:val="en-US"/>
              </w:rPr>
              <w:t>TLS_RSA_WITH_RC4_128_SHA</w:t>
            </w:r>
            <w:r w:rsidRPr="00FA0107">
              <w:rPr>
                <w:szCs w:val="26"/>
                <w:lang w:val="en-US"/>
              </w:rPr>
              <w:br/>
            </w:r>
            <w:commentRangeEnd w:id="6"/>
            <w:r w:rsidR="00D33C4A">
              <w:rPr>
                <w:rStyle w:val="a5"/>
              </w:rPr>
              <w:commentReference w:id="6"/>
            </w:r>
            <w:commentRangeEnd w:id="7"/>
            <w:r w:rsidR="00AF4695">
              <w:rPr>
                <w:rStyle w:val="a5"/>
              </w:rPr>
              <w:commentReference w:id="7"/>
            </w:r>
            <w:r w:rsidRPr="00FA0107">
              <w:rPr>
                <w:szCs w:val="26"/>
              </w:rPr>
              <w:t>с</w:t>
            </w:r>
            <w:r w:rsidRPr="00FA0107">
              <w:rPr>
                <w:szCs w:val="26"/>
                <w:lang w:val="en-US"/>
              </w:rPr>
              <w:t xml:space="preserve"> </w:t>
            </w:r>
            <w:r w:rsidRPr="00FA0107">
              <w:rPr>
                <w:szCs w:val="26"/>
              </w:rPr>
              <w:t>использованием</w:t>
            </w:r>
            <w:r w:rsidRPr="00FA0107">
              <w:rPr>
                <w:szCs w:val="26"/>
                <w:lang w:val="en-US"/>
              </w:rPr>
              <w:t xml:space="preserve"> </w:t>
            </w:r>
            <w:r w:rsidRPr="00FA0107">
              <w:rPr>
                <w:szCs w:val="26"/>
              </w:rPr>
              <w:t>ОТР</w:t>
            </w:r>
            <w:r w:rsidRPr="00FA0107">
              <w:rPr>
                <w:szCs w:val="26"/>
                <w:lang w:val="en-US"/>
              </w:rPr>
              <w:t xml:space="preserve"> (</w:t>
            </w:r>
            <w:proofErr w:type="spellStart"/>
            <w:r w:rsidRPr="00FA0107">
              <w:rPr>
                <w:szCs w:val="26"/>
                <w:lang w:val="en-US"/>
              </w:rPr>
              <w:t>eToken</w:t>
            </w:r>
            <w:proofErr w:type="spellEnd"/>
            <w:r w:rsidRPr="00FA0107">
              <w:rPr>
                <w:szCs w:val="26"/>
                <w:lang w:val="en-US"/>
              </w:rPr>
              <w:t xml:space="preserve"> </w:t>
            </w:r>
            <w:r w:rsidRPr="00FA0107">
              <w:rPr>
                <w:szCs w:val="26"/>
              </w:rPr>
              <w:t>или</w:t>
            </w:r>
            <w:r w:rsidRPr="00FA0107">
              <w:rPr>
                <w:szCs w:val="26"/>
                <w:lang w:val="en-US"/>
              </w:rPr>
              <w:t xml:space="preserve"> </w:t>
            </w:r>
            <w:proofErr w:type="spellStart"/>
            <w:r w:rsidRPr="00FA0107">
              <w:rPr>
                <w:szCs w:val="26"/>
                <w:lang w:val="en-US"/>
              </w:rPr>
              <w:t>MobilePASS</w:t>
            </w:r>
            <w:proofErr w:type="spellEnd"/>
            <w:r w:rsidRPr="00FA0107">
              <w:rPr>
                <w:szCs w:val="26"/>
                <w:lang w:val="en-US"/>
              </w:rPr>
              <w:t>)</w:t>
            </w:r>
          </w:p>
        </w:tc>
      </w:tr>
      <w:tr w:rsidR="00392B85" w:rsidRPr="00633FA8" w14:paraId="338A3C58" w14:textId="77777777" w:rsidTr="00392B85">
        <w:trPr>
          <w:trHeight w:val="20"/>
        </w:trPr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3BDBC" w14:textId="77777777" w:rsidR="00392B85" w:rsidRPr="00FA0107" w:rsidRDefault="00392B85">
            <w:pPr>
              <w:rPr>
                <w:szCs w:val="26"/>
              </w:rPr>
            </w:pPr>
            <w:r w:rsidRPr="00FA0107">
              <w:rPr>
                <w:color w:val="000000"/>
                <w:szCs w:val="26"/>
              </w:rPr>
              <w:t>Организации Группы «ЛУКОЙЛ»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2D426" w14:textId="77777777" w:rsidR="00392B85" w:rsidRPr="00FA0107" w:rsidRDefault="00392B85">
            <w:pPr>
              <w:rPr>
                <w:szCs w:val="26"/>
              </w:rPr>
            </w:pPr>
            <w:r w:rsidRPr="00FA0107">
              <w:rPr>
                <w:szCs w:val="26"/>
              </w:rPr>
              <w:t>Административные здания организаций</w:t>
            </w:r>
          </w:p>
        </w:tc>
        <w:tc>
          <w:tcPr>
            <w:tcW w:w="1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F2D7F" w14:textId="77777777" w:rsidR="00E70645" w:rsidRPr="00FA0107" w:rsidRDefault="00E70645" w:rsidP="00E70645">
            <w:pPr>
              <w:rPr>
                <w:iCs/>
                <w:color w:val="000000"/>
                <w:szCs w:val="26"/>
              </w:rPr>
            </w:pPr>
            <w:r w:rsidRPr="00FA0107">
              <w:rPr>
                <w:szCs w:val="26"/>
              </w:rPr>
              <w:t>Корпоративная сеть</w:t>
            </w:r>
            <w:r w:rsidRPr="00FA0107">
              <w:rPr>
                <w:szCs w:val="26"/>
              </w:rPr>
              <w:br/>
              <w:t>или з</w:t>
            </w:r>
            <w:r w:rsidRPr="00FA0107">
              <w:rPr>
                <w:iCs/>
                <w:color w:val="000000"/>
                <w:szCs w:val="26"/>
              </w:rPr>
              <w:t>ащищенные</w:t>
            </w:r>
            <w:r w:rsidRPr="00FA0107">
              <w:rPr>
                <w:szCs w:val="26"/>
              </w:rPr>
              <w:t xml:space="preserve"> каналы передачи данных, </w:t>
            </w:r>
            <w:r w:rsidRPr="00FA0107">
              <w:rPr>
                <w:iCs/>
                <w:color w:val="000000"/>
                <w:szCs w:val="26"/>
              </w:rPr>
              <w:t xml:space="preserve">при их отсутствии - шифрованный канал связи HTTPS 128 бит, при отсутствии шифрованного канала -  доступ через </w:t>
            </w:r>
          </w:p>
          <w:p w14:paraId="3F8125B2" w14:textId="77777777" w:rsidR="00E70645" w:rsidRPr="00FA0107" w:rsidRDefault="00E70645" w:rsidP="00E70645">
            <w:pPr>
              <w:rPr>
                <w:iCs/>
                <w:color w:val="000000"/>
                <w:szCs w:val="26"/>
                <w:lang w:val="en-US"/>
              </w:rPr>
            </w:pPr>
            <w:r w:rsidRPr="00FA0107">
              <w:rPr>
                <w:iCs/>
                <w:color w:val="000000"/>
                <w:szCs w:val="26"/>
                <w:lang w:val="en-US"/>
              </w:rPr>
              <w:t>MS TMG Server</w:t>
            </w:r>
          </w:p>
          <w:p w14:paraId="588FFF38" w14:textId="77777777" w:rsidR="00E70645" w:rsidRPr="00FA0107" w:rsidRDefault="00E70645" w:rsidP="00E70645">
            <w:pPr>
              <w:rPr>
                <w:iCs/>
                <w:color w:val="000000"/>
                <w:szCs w:val="26"/>
                <w:lang w:val="en-US"/>
              </w:rPr>
            </w:pPr>
            <w:r w:rsidRPr="00FA0107">
              <w:rPr>
                <w:iCs/>
                <w:color w:val="000000"/>
                <w:szCs w:val="26"/>
                <w:lang w:val="en-US"/>
              </w:rPr>
              <w:t>Citrix TLS_RSA_WITH_3DES_EDE_CBC_SHA1024</w:t>
            </w:r>
          </w:p>
          <w:p w14:paraId="273EF437" w14:textId="77777777" w:rsidR="00E70645" w:rsidRPr="00FA0107" w:rsidRDefault="00E70645" w:rsidP="00E70645">
            <w:pPr>
              <w:rPr>
                <w:iCs/>
                <w:color w:val="000000"/>
                <w:szCs w:val="26"/>
                <w:lang w:val="en-US"/>
              </w:rPr>
            </w:pPr>
            <w:r w:rsidRPr="00FA0107">
              <w:rPr>
                <w:iCs/>
                <w:color w:val="000000"/>
                <w:szCs w:val="26"/>
                <w:lang w:val="en-US"/>
              </w:rPr>
              <w:t>TLS_RSA_WITH_RC4_128_MD5</w:t>
            </w:r>
          </w:p>
          <w:p w14:paraId="6621A37F" w14:textId="352BB8E6" w:rsidR="00392B85" w:rsidRPr="00E70645" w:rsidRDefault="00E70645" w:rsidP="00E70645">
            <w:pPr>
              <w:rPr>
                <w:szCs w:val="26"/>
                <w:lang w:val="en-US"/>
              </w:rPr>
            </w:pPr>
            <w:r w:rsidRPr="00FA0107">
              <w:rPr>
                <w:iCs/>
                <w:color w:val="000000"/>
                <w:szCs w:val="26"/>
                <w:lang w:val="en-US"/>
              </w:rPr>
              <w:t>TLS_RSA_WITH_RC4_128_SHA</w:t>
            </w:r>
            <w:r w:rsidRPr="00FA0107">
              <w:rPr>
                <w:szCs w:val="26"/>
                <w:lang w:val="en-US"/>
              </w:rPr>
              <w:br/>
            </w:r>
            <w:r w:rsidRPr="00FA0107">
              <w:rPr>
                <w:szCs w:val="26"/>
              </w:rPr>
              <w:t>с</w:t>
            </w:r>
            <w:r w:rsidRPr="00FA0107">
              <w:rPr>
                <w:szCs w:val="26"/>
                <w:lang w:val="en-US"/>
              </w:rPr>
              <w:t xml:space="preserve"> </w:t>
            </w:r>
            <w:r w:rsidRPr="00FA0107">
              <w:rPr>
                <w:szCs w:val="26"/>
              </w:rPr>
              <w:t>использованием</w:t>
            </w:r>
            <w:r w:rsidRPr="00FA0107">
              <w:rPr>
                <w:szCs w:val="26"/>
                <w:lang w:val="en-US"/>
              </w:rPr>
              <w:t xml:space="preserve"> </w:t>
            </w:r>
            <w:r w:rsidRPr="00FA0107">
              <w:rPr>
                <w:szCs w:val="26"/>
              </w:rPr>
              <w:t>ОТР</w:t>
            </w:r>
            <w:r w:rsidRPr="00FA0107">
              <w:rPr>
                <w:szCs w:val="26"/>
                <w:lang w:val="en-US"/>
              </w:rPr>
              <w:t xml:space="preserve"> (</w:t>
            </w:r>
            <w:proofErr w:type="spellStart"/>
            <w:r w:rsidRPr="00FA0107">
              <w:rPr>
                <w:szCs w:val="26"/>
                <w:lang w:val="en-US"/>
              </w:rPr>
              <w:t>eToken</w:t>
            </w:r>
            <w:proofErr w:type="spellEnd"/>
            <w:r w:rsidRPr="00FA0107">
              <w:rPr>
                <w:szCs w:val="26"/>
                <w:lang w:val="en-US"/>
              </w:rPr>
              <w:t xml:space="preserve"> </w:t>
            </w:r>
            <w:r w:rsidRPr="00FA0107">
              <w:rPr>
                <w:szCs w:val="26"/>
              </w:rPr>
              <w:t>или</w:t>
            </w:r>
            <w:r w:rsidRPr="00FA0107">
              <w:rPr>
                <w:szCs w:val="26"/>
                <w:lang w:val="en-US"/>
              </w:rPr>
              <w:t xml:space="preserve"> </w:t>
            </w:r>
            <w:proofErr w:type="spellStart"/>
            <w:r w:rsidRPr="00FA0107">
              <w:rPr>
                <w:szCs w:val="26"/>
                <w:lang w:val="en-US"/>
              </w:rPr>
              <w:t>MobilePASS</w:t>
            </w:r>
            <w:proofErr w:type="spellEnd"/>
            <w:r w:rsidRPr="00FA0107">
              <w:rPr>
                <w:szCs w:val="26"/>
                <w:lang w:val="en-US"/>
              </w:rPr>
              <w:t>)</w:t>
            </w:r>
          </w:p>
        </w:tc>
      </w:tr>
      <w:tr w:rsidR="00392B85" w:rsidRPr="00633FA8" w14:paraId="3D2BFA19" w14:textId="77777777" w:rsidTr="00392B85">
        <w:trPr>
          <w:trHeight w:val="20"/>
        </w:trPr>
        <w:tc>
          <w:tcPr>
            <w:tcW w:w="1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9C373" w14:textId="77777777" w:rsidR="00392B85" w:rsidRPr="00FA0107" w:rsidRDefault="00392B85">
            <w:pPr>
              <w:rPr>
                <w:szCs w:val="26"/>
              </w:rPr>
            </w:pPr>
            <w:r w:rsidRPr="00FA0107">
              <w:rPr>
                <w:szCs w:val="26"/>
              </w:rPr>
              <w:t>ООО «ЛУКОЙЛ-Технологии» и сторонние организации, привлекаемые ООО «ЛУКОЙЛ-Технологии» по договорам</w:t>
            </w:r>
            <w:r w:rsidRPr="00FA0107">
              <w:rPr>
                <w:szCs w:val="26"/>
              </w:rPr>
              <w:br/>
              <w:t>на оказание услуг</w:t>
            </w:r>
            <w:r w:rsidRPr="00FA0107">
              <w:rPr>
                <w:szCs w:val="26"/>
              </w:rPr>
              <w:br/>
              <w:t>по поддержке</w:t>
            </w:r>
            <w:r w:rsidRPr="00FA0107">
              <w:rPr>
                <w:szCs w:val="26"/>
              </w:rPr>
              <w:br/>
              <w:t>и сопровождению ИС</w:t>
            </w:r>
          </w:p>
        </w:tc>
        <w:tc>
          <w:tcPr>
            <w:tcW w:w="1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0BF78F" w14:textId="77777777" w:rsidR="00392B85" w:rsidRPr="00FA0107" w:rsidRDefault="00392B85">
            <w:pPr>
              <w:rPr>
                <w:bCs/>
                <w:iCs/>
                <w:szCs w:val="26"/>
              </w:rPr>
            </w:pPr>
            <w:r w:rsidRPr="00FA0107">
              <w:rPr>
                <w:szCs w:val="26"/>
              </w:rPr>
              <w:t xml:space="preserve">Административные здания ООО «ЛУКОЙЛ-Технологии», Административные здания сторонних организаций </w:t>
            </w:r>
            <w:r w:rsidRPr="00FA0107">
              <w:rPr>
                <w:iCs/>
                <w:szCs w:val="26"/>
              </w:rPr>
              <w:t>в РФ</w:t>
            </w:r>
          </w:p>
        </w:tc>
        <w:tc>
          <w:tcPr>
            <w:tcW w:w="1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24E831" w14:textId="77777777" w:rsidR="00392B85" w:rsidRPr="00FA0107" w:rsidRDefault="00392B85">
            <w:pPr>
              <w:rPr>
                <w:iCs/>
                <w:color w:val="000000"/>
                <w:szCs w:val="26"/>
              </w:rPr>
            </w:pPr>
            <w:r w:rsidRPr="00FA0107">
              <w:rPr>
                <w:szCs w:val="26"/>
              </w:rPr>
              <w:t>Корпоративная сеть</w:t>
            </w:r>
            <w:r w:rsidRPr="00FA0107">
              <w:rPr>
                <w:szCs w:val="26"/>
              </w:rPr>
              <w:br/>
              <w:t>или з</w:t>
            </w:r>
            <w:r w:rsidRPr="00FA0107">
              <w:rPr>
                <w:iCs/>
                <w:color w:val="000000"/>
                <w:szCs w:val="26"/>
              </w:rPr>
              <w:t>ащищенные</w:t>
            </w:r>
            <w:r w:rsidRPr="00FA0107">
              <w:rPr>
                <w:szCs w:val="26"/>
              </w:rPr>
              <w:t xml:space="preserve"> каналы передачи данных, </w:t>
            </w:r>
            <w:r w:rsidRPr="00FA0107">
              <w:rPr>
                <w:iCs/>
                <w:color w:val="000000"/>
                <w:szCs w:val="26"/>
              </w:rPr>
              <w:t xml:space="preserve">при их отсутствии - шифрованный канал связи HTTPS 128 бит, при отсутствии шифрованного канала -  доступ через </w:t>
            </w:r>
          </w:p>
          <w:p w14:paraId="08EC5EF8" w14:textId="77777777" w:rsidR="00392B85" w:rsidRPr="00FA0107" w:rsidRDefault="00392B85">
            <w:pPr>
              <w:rPr>
                <w:iCs/>
                <w:color w:val="000000"/>
                <w:szCs w:val="26"/>
                <w:lang w:val="en-US"/>
              </w:rPr>
            </w:pPr>
            <w:r w:rsidRPr="00FA0107">
              <w:rPr>
                <w:iCs/>
                <w:color w:val="000000"/>
                <w:szCs w:val="26"/>
                <w:lang w:val="en-US"/>
              </w:rPr>
              <w:t>MS TMG Server</w:t>
            </w:r>
          </w:p>
          <w:p w14:paraId="6F04084A" w14:textId="77777777" w:rsidR="00392B85" w:rsidRPr="00FA0107" w:rsidRDefault="00392B85">
            <w:pPr>
              <w:rPr>
                <w:iCs/>
                <w:color w:val="000000"/>
                <w:szCs w:val="26"/>
                <w:lang w:val="en-US"/>
              </w:rPr>
            </w:pPr>
            <w:r w:rsidRPr="00FA0107">
              <w:rPr>
                <w:iCs/>
                <w:color w:val="000000"/>
                <w:szCs w:val="26"/>
                <w:lang w:val="en-US"/>
              </w:rPr>
              <w:t>Citrix TLS_RSA_WITH_3DES_EDE_CBC_SHA1024</w:t>
            </w:r>
          </w:p>
          <w:p w14:paraId="08BEE191" w14:textId="77777777" w:rsidR="00392B85" w:rsidRPr="00FA0107" w:rsidRDefault="00392B85">
            <w:pPr>
              <w:rPr>
                <w:iCs/>
                <w:color w:val="000000"/>
                <w:szCs w:val="26"/>
                <w:lang w:val="en-US"/>
              </w:rPr>
            </w:pPr>
            <w:r w:rsidRPr="00FA0107">
              <w:rPr>
                <w:iCs/>
                <w:color w:val="000000"/>
                <w:szCs w:val="26"/>
                <w:lang w:val="en-US"/>
              </w:rPr>
              <w:t>TLS_RSA_WITH_RC4_128_MD5</w:t>
            </w:r>
          </w:p>
          <w:p w14:paraId="1DE033B2" w14:textId="77777777" w:rsidR="00392B85" w:rsidRPr="00FA0107" w:rsidRDefault="00392B85">
            <w:pPr>
              <w:rPr>
                <w:bCs/>
                <w:i/>
                <w:iCs/>
                <w:szCs w:val="26"/>
                <w:lang w:val="en-US"/>
              </w:rPr>
            </w:pPr>
            <w:r w:rsidRPr="00FA0107">
              <w:rPr>
                <w:iCs/>
                <w:color w:val="000000"/>
                <w:szCs w:val="26"/>
                <w:lang w:val="en-US"/>
              </w:rPr>
              <w:t>TLS_RSA_WITH_RC4_128_SHA</w:t>
            </w:r>
            <w:r w:rsidRPr="00FA0107">
              <w:rPr>
                <w:szCs w:val="26"/>
                <w:lang w:val="en-US"/>
              </w:rPr>
              <w:br/>
            </w:r>
            <w:r w:rsidRPr="00FA0107">
              <w:rPr>
                <w:szCs w:val="26"/>
              </w:rPr>
              <w:t>с</w:t>
            </w:r>
            <w:r w:rsidRPr="00FA0107">
              <w:rPr>
                <w:szCs w:val="26"/>
                <w:lang w:val="en-US"/>
              </w:rPr>
              <w:t xml:space="preserve"> </w:t>
            </w:r>
            <w:r w:rsidRPr="00FA0107">
              <w:rPr>
                <w:szCs w:val="26"/>
              </w:rPr>
              <w:t>использованием</w:t>
            </w:r>
            <w:r w:rsidRPr="00FA0107">
              <w:rPr>
                <w:szCs w:val="26"/>
                <w:lang w:val="en-US"/>
              </w:rPr>
              <w:t xml:space="preserve"> </w:t>
            </w:r>
            <w:r w:rsidRPr="00FA0107">
              <w:rPr>
                <w:szCs w:val="26"/>
              </w:rPr>
              <w:t>ОТР</w:t>
            </w:r>
            <w:r w:rsidRPr="00FA0107">
              <w:rPr>
                <w:szCs w:val="26"/>
                <w:lang w:val="en-US"/>
              </w:rPr>
              <w:t xml:space="preserve"> (</w:t>
            </w:r>
            <w:proofErr w:type="spellStart"/>
            <w:r w:rsidRPr="00FA0107">
              <w:rPr>
                <w:szCs w:val="26"/>
                <w:lang w:val="en-US"/>
              </w:rPr>
              <w:t>eToken</w:t>
            </w:r>
            <w:proofErr w:type="spellEnd"/>
            <w:r w:rsidRPr="00FA0107">
              <w:rPr>
                <w:szCs w:val="26"/>
                <w:lang w:val="en-US"/>
              </w:rPr>
              <w:t xml:space="preserve"> </w:t>
            </w:r>
            <w:r w:rsidRPr="00FA0107">
              <w:rPr>
                <w:szCs w:val="26"/>
              </w:rPr>
              <w:t>или</w:t>
            </w:r>
            <w:r w:rsidRPr="00FA0107">
              <w:rPr>
                <w:szCs w:val="26"/>
                <w:lang w:val="en-US"/>
              </w:rPr>
              <w:t xml:space="preserve"> </w:t>
            </w:r>
            <w:proofErr w:type="spellStart"/>
            <w:r w:rsidRPr="00FA0107">
              <w:rPr>
                <w:szCs w:val="26"/>
                <w:lang w:val="en-US"/>
              </w:rPr>
              <w:t>MobilePASS</w:t>
            </w:r>
            <w:proofErr w:type="spellEnd"/>
            <w:r w:rsidRPr="00FA0107">
              <w:rPr>
                <w:szCs w:val="26"/>
                <w:lang w:val="en-US"/>
              </w:rPr>
              <w:t>)</w:t>
            </w:r>
          </w:p>
        </w:tc>
      </w:tr>
    </w:tbl>
    <w:p w14:paraId="57C7F7D6" w14:textId="77777777" w:rsidR="00C962A8" w:rsidRPr="00C962A8" w:rsidRDefault="00C962A8" w:rsidP="00C962A8">
      <w:pPr>
        <w:pStyle w:val="aa"/>
        <w:spacing w:before="120" w:after="120"/>
        <w:ind w:left="425"/>
        <w:contextualSpacing w:val="0"/>
        <w:jc w:val="both"/>
        <w:rPr>
          <w:color w:val="000000"/>
          <w:sz w:val="26"/>
          <w:szCs w:val="26"/>
          <w:lang w:val="en-US"/>
        </w:rPr>
      </w:pPr>
    </w:p>
    <w:p w14:paraId="2596219F" w14:textId="2DD8231E" w:rsidR="007B4CBC" w:rsidRPr="00456C16" w:rsidRDefault="007B4CBC" w:rsidP="000013AA">
      <w:pPr>
        <w:pStyle w:val="aa"/>
        <w:numPr>
          <w:ilvl w:val="0"/>
          <w:numId w:val="29"/>
        </w:numPr>
        <w:spacing w:before="120" w:after="120"/>
        <w:ind w:left="425" w:hanging="425"/>
        <w:contextualSpacing w:val="0"/>
        <w:jc w:val="both"/>
        <w:rPr>
          <w:color w:val="000000"/>
          <w:sz w:val="26"/>
          <w:szCs w:val="26"/>
        </w:rPr>
      </w:pPr>
      <w:commentRangeStart w:id="8"/>
      <w:commentRangeStart w:id="9"/>
      <w:r w:rsidRPr="00456C16">
        <w:rPr>
          <w:color w:val="000000"/>
          <w:sz w:val="26"/>
          <w:szCs w:val="26"/>
        </w:rPr>
        <w:lastRenderedPageBreak/>
        <w:t xml:space="preserve">Логические группы </w:t>
      </w:r>
      <w:r w:rsidR="00243505" w:rsidRPr="00456C16">
        <w:rPr>
          <w:color w:val="000000"/>
          <w:sz w:val="26"/>
          <w:szCs w:val="26"/>
        </w:rPr>
        <w:t xml:space="preserve">пользователей </w:t>
      </w:r>
      <w:r w:rsidRPr="00456C16">
        <w:rPr>
          <w:color w:val="000000"/>
          <w:sz w:val="26"/>
          <w:szCs w:val="26"/>
        </w:rPr>
        <w:t>с различными правами:</w:t>
      </w:r>
      <w:commentRangeEnd w:id="8"/>
      <w:r w:rsidR="00D33C4A">
        <w:rPr>
          <w:rStyle w:val="a5"/>
          <w:rFonts w:eastAsia="MS Mincho"/>
          <w:lang w:eastAsia="ja-JP"/>
        </w:rPr>
        <w:commentReference w:id="8"/>
      </w:r>
      <w:commentRangeEnd w:id="9"/>
      <w:r w:rsidR="00DB1BBB">
        <w:rPr>
          <w:rStyle w:val="a5"/>
          <w:rFonts w:eastAsia="MS Mincho"/>
          <w:lang w:eastAsia="ja-JP"/>
        </w:rPr>
        <w:commentReference w:id="9"/>
      </w:r>
    </w:p>
    <w:tbl>
      <w:tblPr>
        <w:tblStyle w:val="af3"/>
        <w:tblW w:w="976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448"/>
        <w:gridCol w:w="1985"/>
        <w:gridCol w:w="4680"/>
        <w:gridCol w:w="1652"/>
      </w:tblGrid>
      <w:tr w:rsidR="00392B85" w:rsidRPr="00456C16" w14:paraId="6184D615" w14:textId="77777777" w:rsidTr="00392B85">
        <w:trPr>
          <w:trHeight w:val="852"/>
          <w:tblHeader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97C2F" w14:textId="77777777" w:rsidR="00392B85" w:rsidRPr="00FA0107" w:rsidRDefault="00392B85">
            <w:pPr>
              <w:keepLines/>
              <w:jc w:val="center"/>
              <w:rPr>
                <w:b/>
                <w:szCs w:val="26"/>
              </w:rPr>
            </w:pPr>
            <w:bookmarkStart w:id="10" w:name="_Hlk192094709"/>
            <w:r w:rsidRPr="00FA0107">
              <w:rPr>
                <w:b/>
                <w:szCs w:val="26"/>
              </w:rPr>
              <w:t>Группа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E18C7" w14:textId="77777777" w:rsidR="00392B85" w:rsidRPr="00FA0107" w:rsidRDefault="00392B85">
            <w:pPr>
              <w:keepLines/>
              <w:jc w:val="center"/>
              <w:rPr>
                <w:b/>
                <w:szCs w:val="26"/>
              </w:rPr>
            </w:pPr>
            <w:r w:rsidRPr="00FA0107">
              <w:rPr>
                <w:b/>
                <w:szCs w:val="26"/>
              </w:rPr>
              <w:t>Роль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94DF3" w14:textId="77777777" w:rsidR="00392B85" w:rsidRPr="00FA0107" w:rsidRDefault="00392B85">
            <w:pPr>
              <w:keepLines/>
              <w:jc w:val="center"/>
              <w:rPr>
                <w:b/>
                <w:szCs w:val="26"/>
              </w:rPr>
            </w:pPr>
            <w:r w:rsidRPr="00FA0107">
              <w:rPr>
                <w:b/>
                <w:szCs w:val="26"/>
              </w:rPr>
              <w:t>Предназначение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0644E" w14:textId="77777777" w:rsidR="00392B85" w:rsidRPr="00FA0107" w:rsidRDefault="00392B85">
            <w:pPr>
              <w:keepLines/>
              <w:jc w:val="center"/>
              <w:rPr>
                <w:b/>
                <w:szCs w:val="26"/>
              </w:rPr>
            </w:pPr>
            <w:r w:rsidRPr="00FA0107">
              <w:rPr>
                <w:b/>
                <w:szCs w:val="26"/>
              </w:rPr>
              <w:t>Полномочия в системе</w:t>
            </w:r>
          </w:p>
        </w:tc>
      </w:tr>
      <w:tr w:rsidR="00392B85" w:rsidRPr="00FA0107" w14:paraId="7B4F1624" w14:textId="77777777" w:rsidTr="00392B85">
        <w:trPr>
          <w:trHeight w:val="1968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5C3FD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bookmarkStart w:id="11" w:name="Приложение_Роли_2_d462555f"/>
            <w:bookmarkEnd w:id="11"/>
            <w:r w:rsidRPr="00FA0107">
              <w:rPr>
                <w:color w:val="000000"/>
              </w:rPr>
              <w:t>Группа методической поддержки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C8B04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 xml:space="preserve">Функциональный руководитель процесса управления НСИ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DE494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Управляет проектами по развитию НСИ;</w:t>
            </w:r>
          </w:p>
          <w:p w14:paraId="7B76F095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Обеспечивает реализацию и эффективность процесса работы с НСИ (ведение записей, блокировка, аудит);</w:t>
            </w:r>
          </w:p>
          <w:p w14:paraId="1CF876C6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Обеспечивает взаимодействие с сервисной организацией.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13A1D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color w:val="000000"/>
              </w:rPr>
              <w:t>Поиск и просмотр записей</w:t>
            </w:r>
          </w:p>
        </w:tc>
      </w:tr>
      <w:tr w:rsidR="00392B85" w:rsidRPr="00FA0107" w14:paraId="585189FD" w14:textId="77777777" w:rsidTr="00392B85">
        <w:trPr>
          <w:trHeight w:val="1400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15858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color w:val="000000"/>
              </w:rPr>
              <w:t>Группа методической поддержки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6FCB6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Методолог НСИ (инженер данных)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9BCAB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 xml:space="preserve">- осуществляют экспертную поддержку Распорядителя (куратора) данных и Редактора КССС по вопросам согласования; специализированных требований к НСИ; </w:t>
            </w:r>
          </w:p>
          <w:p w14:paraId="3157AAD6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поддерживает и сопровождает корпоративную систему НСИ в части ведения и управления данными;</w:t>
            </w:r>
          </w:p>
          <w:p w14:paraId="0B41AEDC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контролирует качество справочных данных и процессов, мониторинг и управление производительностью, анализ и оптимизация;</w:t>
            </w:r>
          </w:p>
          <w:p w14:paraId="71DDDC99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 xml:space="preserve">- формирует решения по обработке </w:t>
            </w:r>
            <w:proofErr w:type="spellStart"/>
            <w:r w:rsidRPr="00FA0107">
              <w:rPr>
                <w:iCs/>
              </w:rPr>
              <w:t>нерегламентной</w:t>
            </w:r>
            <w:proofErr w:type="spellEnd"/>
            <w:r w:rsidRPr="00FA0107">
              <w:rPr>
                <w:iCs/>
              </w:rPr>
              <w:t xml:space="preserve"> заявки;</w:t>
            </w:r>
          </w:p>
          <w:p w14:paraId="6764E000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формирует заявки по повышению качества данных, создание нового, изменение или архивация существующего справочника;</w:t>
            </w:r>
          </w:p>
          <w:p w14:paraId="23F25B1C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оказывает методологическую поддержку по ведению справочника;</w:t>
            </w:r>
          </w:p>
          <w:p w14:paraId="239E055C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участвует в проектах по развитию и нормализации справочника;</w:t>
            </w:r>
          </w:p>
          <w:p w14:paraId="00405924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формирует технические требования к процессу ведения справочника;</w:t>
            </w:r>
          </w:p>
          <w:p w14:paraId="3FA86ED4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согласовывает проектные решения, технические задания, распорядительные и другие документы, создаваемые в рамках проектов по созданию и развитию ИС ПАО «ЛУКОЙЛ» и Организаций Группы ЛУКОЙЛ;</w:t>
            </w:r>
          </w:p>
          <w:p w14:paraId="3BB09010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iCs/>
              </w:rPr>
              <w:t>- участвует в проектах по проведению аудита качества данных.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37DE4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Доступ администратора системы</w:t>
            </w:r>
            <w:r w:rsidRPr="00FA0107">
              <w:rPr>
                <w:color w:val="000000"/>
              </w:rPr>
              <w:t xml:space="preserve"> </w:t>
            </w:r>
          </w:p>
        </w:tc>
      </w:tr>
      <w:tr w:rsidR="00392B85" w:rsidRPr="00FA0107" w14:paraId="42300685" w14:textId="77777777" w:rsidTr="00392B85">
        <w:trPr>
          <w:trHeight w:val="1493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799FB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color w:val="000000"/>
              </w:rPr>
              <w:t>Группа методической поддержки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B21AD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Редактор КССС:</w:t>
            </w:r>
          </w:p>
          <w:p w14:paraId="6257CE79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rFonts w:eastAsia="Times New Roman"/>
                <w:color w:val="000000"/>
              </w:rPr>
              <w:t xml:space="preserve"> </w:t>
            </w:r>
            <w:r w:rsidRPr="00FA0107">
              <w:rPr>
                <w:bCs/>
                <w:iCs/>
              </w:rPr>
              <w:t>«ТМЦ и Услуги», «Шаблоны классов ТМЦ» и связанные с ними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F5FC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Осуществляет операционную обработку заявок на создание/ изменение записей справочника</w:t>
            </w:r>
          </w:p>
          <w:p w14:paraId="5021B251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2AB3D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Создание, изменение, утверждение и отклонение заявок</w:t>
            </w:r>
          </w:p>
        </w:tc>
      </w:tr>
      <w:tr w:rsidR="00392B85" w:rsidRPr="00FA0107" w14:paraId="2A76E97A" w14:textId="77777777" w:rsidTr="00392B85">
        <w:trPr>
          <w:trHeight w:val="1493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70178" w14:textId="77777777" w:rsidR="00392B85" w:rsidRPr="00FA0107" w:rsidRDefault="00392B85">
            <w:pPr>
              <w:keepLines/>
              <w:spacing w:before="60"/>
              <w:rPr>
                <w:color w:val="000000"/>
              </w:rPr>
            </w:pPr>
            <w:r w:rsidRPr="00FA0107">
              <w:rPr>
                <w:color w:val="000000"/>
              </w:rPr>
              <w:lastRenderedPageBreak/>
              <w:t>Группа методической поддержки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03AAD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Редактор КССС:</w:t>
            </w:r>
          </w:p>
          <w:p w14:paraId="4157CFC5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rFonts w:eastAsia="Times New Roman"/>
                <w:color w:val="000000"/>
              </w:rPr>
              <w:t>«Контрагенты», «Банки» и связанные с ними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A98FF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Осуществляет операционную обработку заявок на создание/ изменение записей справочника</w:t>
            </w:r>
          </w:p>
          <w:p w14:paraId="575C6612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4AEE9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Создание, изменение, утверждение и отклонение заявок</w:t>
            </w:r>
          </w:p>
        </w:tc>
      </w:tr>
      <w:tr w:rsidR="00392B85" w:rsidRPr="00FA0107" w14:paraId="181B87E8" w14:textId="77777777" w:rsidTr="00392B85">
        <w:trPr>
          <w:trHeight w:val="1493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7B614" w14:textId="77777777" w:rsidR="00392B85" w:rsidRPr="00FA0107" w:rsidRDefault="00392B85">
            <w:pPr>
              <w:keepLines/>
              <w:spacing w:before="60"/>
              <w:rPr>
                <w:color w:val="000000"/>
              </w:rPr>
            </w:pPr>
            <w:r w:rsidRPr="00FA0107">
              <w:rPr>
                <w:color w:val="000000"/>
              </w:rPr>
              <w:t>Группа методической поддержки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0DF0E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Редактор КССС:</w:t>
            </w:r>
          </w:p>
          <w:p w14:paraId="75B9E1FE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rFonts w:eastAsia="Times New Roman"/>
                <w:color w:val="000000"/>
              </w:rPr>
              <w:t>справочники Геологоразведки и Добычи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FB92B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Осуществляет операционную обработку заявок на создание/ изменение записей справочника</w:t>
            </w:r>
          </w:p>
          <w:p w14:paraId="170F960B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BDB5E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Создание, изменение, утверждение и отклонение заявок</w:t>
            </w:r>
          </w:p>
        </w:tc>
      </w:tr>
      <w:tr w:rsidR="00392B85" w:rsidRPr="00FA0107" w14:paraId="769C0971" w14:textId="77777777" w:rsidTr="00392B85">
        <w:trPr>
          <w:trHeight w:val="1493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99230" w14:textId="77777777" w:rsidR="00392B85" w:rsidRPr="00FA0107" w:rsidRDefault="00392B85">
            <w:pPr>
              <w:keepLines/>
              <w:spacing w:before="60"/>
              <w:rPr>
                <w:color w:val="000000"/>
              </w:rPr>
            </w:pPr>
            <w:r w:rsidRPr="00FA0107">
              <w:rPr>
                <w:color w:val="000000"/>
              </w:rPr>
              <w:t>Группа методической поддержки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A4383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Редактор КССС:</w:t>
            </w:r>
          </w:p>
          <w:p w14:paraId="58ECA6AB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rFonts w:eastAsia="Times New Roman"/>
                <w:color w:val="000000"/>
              </w:rPr>
              <w:t>«Объекты хранения и отгрузки» и связанные с ним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2E32A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Осуществляет операционную обработку заявок на создание/ изменение записей справочника</w:t>
            </w:r>
          </w:p>
          <w:p w14:paraId="1491821A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8C9A2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Создание, изменение, утверждение и отклонение заявок</w:t>
            </w:r>
          </w:p>
        </w:tc>
      </w:tr>
      <w:tr w:rsidR="00392B85" w:rsidRPr="00FA0107" w14:paraId="34317ED3" w14:textId="77777777" w:rsidTr="00392B85">
        <w:trPr>
          <w:trHeight w:val="1493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19BA" w14:textId="77777777" w:rsidR="00392B85" w:rsidRPr="00FA0107" w:rsidRDefault="00392B85">
            <w:pPr>
              <w:keepLines/>
              <w:spacing w:before="60"/>
              <w:rPr>
                <w:color w:val="000000"/>
              </w:rPr>
            </w:pPr>
            <w:r w:rsidRPr="00FA0107">
              <w:rPr>
                <w:color w:val="000000"/>
              </w:rPr>
              <w:t>Группа методической поддержки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EE124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Редактор КССС:</w:t>
            </w:r>
          </w:p>
          <w:p w14:paraId="2630037D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rFonts w:eastAsia="Times New Roman"/>
                <w:color w:val="000000"/>
              </w:rPr>
              <w:t>Термины, Бизнес-объекты. Предметные области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28AFC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Осуществляет операционную обработку заявок на создание/ изменение записей справочника</w:t>
            </w:r>
          </w:p>
          <w:p w14:paraId="4B9A9E58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963AC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Создание, изменение, утверждение и отклонение заявок</w:t>
            </w:r>
          </w:p>
        </w:tc>
      </w:tr>
      <w:tr w:rsidR="00392B85" w:rsidRPr="00FA0107" w14:paraId="05558191" w14:textId="77777777" w:rsidTr="00392B85">
        <w:trPr>
          <w:trHeight w:val="1493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B271D" w14:textId="77777777" w:rsidR="00392B85" w:rsidRPr="00FA0107" w:rsidRDefault="00392B85">
            <w:pPr>
              <w:keepLines/>
              <w:spacing w:before="60"/>
              <w:rPr>
                <w:color w:val="000000"/>
              </w:rPr>
            </w:pPr>
            <w:r w:rsidRPr="00FA0107">
              <w:rPr>
                <w:color w:val="000000"/>
              </w:rPr>
              <w:t>Группа методической поддержки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861CC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Редактор КССС:</w:t>
            </w:r>
          </w:p>
          <w:p w14:paraId="004C95EC" w14:textId="77777777" w:rsidR="00392B85" w:rsidRPr="00FA0107" w:rsidRDefault="00392B85">
            <w:pPr>
              <w:rPr>
                <w:bCs/>
                <w:iCs/>
              </w:rPr>
            </w:pPr>
            <w:r w:rsidRPr="00FA0107">
              <w:rPr>
                <w:rFonts w:eastAsia="Times New Roman"/>
                <w:color w:val="000000"/>
              </w:rPr>
              <w:t>Направления использования, Транспортные узлы, Стратегические партнеры.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24CD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Осуществляет операционную обработку заявок на создание/ изменение записей справочника</w:t>
            </w:r>
          </w:p>
          <w:p w14:paraId="0D308A71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BDB37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Создание, изменение, утверждение и отклонение заявок</w:t>
            </w:r>
          </w:p>
        </w:tc>
      </w:tr>
      <w:tr w:rsidR="00392B85" w:rsidRPr="00FA0107" w14:paraId="5A99CA00" w14:textId="77777777" w:rsidTr="00392B85">
        <w:trPr>
          <w:trHeight w:val="1009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84045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color w:val="000000"/>
              </w:rPr>
              <w:t>Группа методической поддержки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663A0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 xml:space="preserve">Владелец данных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8C4E5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Определяет требования к процессу и методике ведения справочника;</w:t>
            </w:r>
          </w:p>
          <w:p w14:paraId="44B661E1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Утверждает проекты по развитию и нормализации справочника.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5C2AA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color w:val="000000"/>
              </w:rPr>
              <w:t>Поиск и просмотр записей</w:t>
            </w:r>
          </w:p>
        </w:tc>
      </w:tr>
      <w:tr w:rsidR="00392B85" w:rsidRPr="00FA0107" w14:paraId="247D64C6" w14:textId="77777777" w:rsidTr="00392B85">
        <w:trPr>
          <w:trHeight w:val="1754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73E76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color w:val="000000"/>
              </w:rPr>
              <w:t>Группа методической поддержки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41440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 xml:space="preserve">Распорядитель (куратор) данных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BDDB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 xml:space="preserve">- Определяет требования к нормализации данных и методике ведения справочника; </w:t>
            </w:r>
          </w:p>
          <w:p w14:paraId="131555E6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Участвует в согласовании записей и изменений классификатора (при условии, что категория была нормализована и в шаблонах отсутствуют правила по конкретному изменению).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D1C24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color w:val="000000"/>
              </w:rPr>
              <w:t>Поиск и просмотр записей</w:t>
            </w:r>
          </w:p>
        </w:tc>
      </w:tr>
      <w:tr w:rsidR="00392B85" w:rsidRPr="00FA0107" w14:paraId="19F09233" w14:textId="77777777" w:rsidTr="00392B85">
        <w:trPr>
          <w:trHeight w:val="3083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FD5A5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color w:val="000000"/>
              </w:rPr>
              <w:lastRenderedPageBreak/>
              <w:t>Группа технической поддержки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4135B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ИТ-эксперт по поддержке и развитию КССС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739A4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разрабатывает новые и вносит изменения в существующие ПР по структуре и интеграции справочников;</w:t>
            </w:r>
          </w:p>
          <w:p w14:paraId="1C1B092B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загружает записи из внешнего источника или из специализированной мастер-системы ведения НСИ;</w:t>
            </w:r>
          </w:p>
          <w:p w14:paraId="543B8020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настраивает сценарии выгрузки и выгружает записи в интегрированные ИС;</w:t>
            </w:r>
          </w:p>
          <w:p w14:paraId="09AF2CBC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анализирует и устраняет дефекты в части структур, интеграции, отчетов и выгрузок справочников;</w:t>
            </w:r>
          </w:p>
          <w:p w14:paraId="2053EB5C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настраивает правила контроля качества НСИ;</w:t>
            </w:r>
          </w:p>
          <w:p w14:paraId="4E78F1B4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анализирует, разрабатывает и реализует способы по улучшению данных;</w:t>
            </w:r>
          </w:p>
          <w:p w14:paraId="10DD5299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вносит изменение в справочники вне интерфейса КССС;</w:t>
            </w:r>
          </w:p>
          <w:p w14:paraId="15B660A5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выполняет тестирование функций КССС и обмена данными между ИС, исправление замечаний;</w:t>
            </w:r>
          </w:p>
          <w:p w14:paraId="10A6621A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организовывает и выполняет процедуры блокирования и архивирования записей, справочников и метаданных.</w:t>
            </w:r>
          </w:p>
          <w:p w14:paraId="5A0E2FD9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поддерживает пользователей справочника в том числе проведение консультаций по техническим особенностям;</w:t>
            </w:r>
          </w:p>
          <w:p w14:paraId="6D4E7EB5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управляет требованиями и изменениями;</w:t>
            </w:r>
          </w:p>
          <w:p w14:paraId="775FCEA7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участвует в проектах развития НСИ и систем-получателях в части централизованных НСИ.</w:t>
            </w:r>
          </w:p>
          <w:p w14:paraId="3187C1E6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управляет доступом к справочникам и метаданным, обучение, поддержка пользователей.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65751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Доступ администратора системы</w:t>
            </w:r>
          </w:p>
        </w:tc>
      </w:tr>
      <w:tr w:rsidR="00392B85" w:rsidRPr="00FA0107" w14:paraId="6AC7B0AF" w14:textId="77777777" w:rsidTr="00392B85">
        <w:trPr>
          <w:trHeight w:val="1117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564DA" w14:textId="77777777" w:rsidR="00392B85" w:rsidRPr="00FA0107" w:rsidRDefault="00392B85">
            <w:pPr>
              <w:keepLines/>
              <w:spacing w:before="60"/>
            </w:pPr>
            <w:r w:rsidRPr="00FA0107">
              <w:t>Конечные пользователи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CD1F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Читатель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BF480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Поиск записей в справочниках КССС.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FD554" w14:textId="77777777" w:rsidR="00392B85" w:rsidRPr="00FA0107" w:rsidRDefault="00392B85">
            <w:pPr>
              <w:keepLines/>
              <w:spacing w:before="60"/>
              <w:rPr>
                <w:color w:val="000000"/>
              </w:rPr>
            </w:pPr>
            <w:r w:rsidRPr="00FA0107">
              <w:rPr>
                <w:color w:val="000000"/>
              </w:rPr>
              <w:t>Поиск и просмотр записей всех справочников</w:t>
            </w:r>
          </w:p>
        </w:tc>
      </w:tr>
    </w:tbl>
    <w:p w14:paraId="09D21A1F" w14:textId="77777777" w:rsidR="00392B85" w:rsidRPr="00FA0107" w:rsidRDefault="00392B85" w:rsidP="00392B85">
      <w:r w:rsidRPr="00FA0107">
        <w:br w:type="page"/>
      </w:r>
    </w:p>
    <w:tbl>
      <w:tblPr>
        <w:tblStyle w:val="af3"/>
        <w:tblW w:w="976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448"/>
        <w:gridCol w:w="1985"/>
        <w:gridCol w:w="4680"/>
        <w:gridCol w:w="1652"/>
      </w:tblGrid>
      <w:tr w:rsidR="00392B85" w:rsidRPr="00FA0107" w14:paraId="3FEDB0AD" w14:textId="77777777" w:rsidTr="00392B85">
        <w:trPr>
          <w:trHeight w:val="2425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0C424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lastRenderedPageBreak/>
              <w:t>Конечные пользователи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191B7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bookmarkStart w:id="12" w:name="_Hlk100570905"/>
            <w:r w:rsidRPr="00FA0107">
              <w:rPr>
                <w:bCs/>
                <w:iCs/>
              </w:rPr>
              <w:t>Автор заданий</w:t>
            </w:r>
            <w:bookmarkEnd w:id="12"/>
            <w:r w:rsidRPr="00FA0107">
              <w:rPr>
                <w:bCs/>
                <w:iCs/>
              </w:rPr>
              <w:t>:</w:t>
            </w:r>
            <w:r w:rsidRPr="00FA0107">
              <w:t xml:space="preserve"> </w:t>
            </w:r>
            <w:r w:rsidRPr="00FA0107">
              <w:rPr>
                <w:bCs/>
                <w:iCs/>
              </w:rPr>
              <w:t>«ТМЦ и Услуги» и связанные с ним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FDDE4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Поиск записей в справочнике;</w:t>
            </w:r>
          </w:p>
          <w:p w14:paraId="15604773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Отправка запросов на добавление, блокировку и изменение записей / классов;</w:t>
            </w:r>
          </w:p>
          <w:p w14:paraId="29A1D587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 xml:space="preserve">- В случае отсутствия потребности на формирование нового задания выступает в роли Читателя; </w:t>
            </w:r>
          </w:p>
          <w:p w14:paraId="40897236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инициация выгрузки позиций ресурса НСИ из КССС в ИС в случае наличия необходимой информации в КССС.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F571C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color w:val="000000"/>
              </w:rPr>
              <w:t>Поиск и просмотр записей</w:t>
            </w:r>
            <w:r w:rsidRPr="00FA0107">
              <w:rPr>
                <w:bCs/>
                <w:iCs/>
              </w:rPr>
              <w:t>, создание заявок на изменение</w:t>
            </w:r>
          </w:p>
        </w:tc>
      </w:tr>
      <w:tr w:rsidR="00392B85" w:rsidRPr="00FA0107" w14:paraId="498C8B1F" w14:textId="77777777" w:rsidTr="00392B85">
        <w:trPr>
          <w:trHeight w:val="2425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FBF15" w14:textId="77777777" w:rsidR="00392B85" w:rsidRPr="00FA0107" w:rsidRDefault="00392B85">
            <w:pPr>
              <w:keepLines/>
              <w:spacing w:before="60"/>
            </w:pPr>
            <w:r w:rsidRPr="00FA0107">
              <w:t>Конечные пользователи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24120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Автор заданий:</w:t>
            </w:r>
            <w:r w:rsidRPr="00FA0107">
              <w:t xml:space="preserve"> </w:t>
            </w:r>
            <w:r w:rsidRPr="00FA0107">
              <w:rPr>
                <w:bCs/>
                <w:iCs/>
              </w:rPr>
              <w:t>«Контрагенты», «Банки» и связанные с ними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940D1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Поиск записей в справочнике;</w:t>
            </w:r>
          </w:p>
          <w:p w14:paraId="707863BF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Создание записей Контрагентов путем загрузки из ЕГРЮЛ;</w:t>
            </w:r>
          </w:p>
          <w:p w14:paraId="55977DB6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Отправка запросов на добавление, блокировку и изменение записей / классов;</w:t>
            </w:r>
          </w:p>
          <w:p w14:paraId="2FBE9B8A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Инициация выгрузки позиций ресурса НСИ из КССС в ИС в случае наличия необходимой информации в КССС.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1D09A" w14:textId="77777777" w:rsidR="00392B85" w:rsidRPr="00FA0107" w:rsidRDefault="00392B85">
            <w:pPr>
              <w:keepLines/>
              <w:spacing w:before="60"/>
              <w:rPr>
                <w:color w:val="000000"/>
              </w:rPr>
            </w:pPr>
            <w:r w:rsidRPr="00FA0107">
              <w:rPr>
                <w:color w:val="000000"/>
              </w:rPr>
              <w:t>Поиск и просмотр записей</w:t>
            </w:r>
            <w:r w:rsidRPr="00FA0107">
              <w:rPr>
                <w:bCs/>
                <w:iCs/>
              </w:rPr>
              <w:t>, создание заявок на изменение, загрузка из ЕГРЮЛ</w:t>
            </w:r>
          </w:p>
        </w:tc>
      </w:tr>
      <w:tr w:rsidR="00392B85" w:rsidRPr="00FA0107" w14:paraId="71F42C18" w14:textId="77777777" w:rsidTr="00392B85">
        <w:trPr>
          <w:trHeight w:val="2425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202AC" w14:textId="77777777" w:rsidR="00392B85" w:rsidRPr="00FA0107" w:rsidRDefault="00392B85">
            <w:pPr>
              <w:keepLines/>
              <w:spacing w:before="60"/>
            </w:pPr>
            <w:r w:rsidRPr="00FA0107">
              <w:t>Конечные пользователи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D553B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Автор заданий:</w:t>
            </w:r>
            <w:r w:rsidRPr="00FA0107">
              <w:t xml:space="preserve"> </w:t>
            </w:r>
            <w:r w:rsidRPr="00FA0107">
              <w:rPr>
                <w:bCs/>
                <w:iCs/>
              </w:rPr>
              <w:t>справочники Геологоразведки и Добычи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B7C9E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Поиск записей в справочнике;</w:t>
            </w:r>
          </w:p>
          <w:p w14:paraId="44189E7A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Отправка запросов на добавление, блокировку и изменение записей / классов;</w:t>
            </w:r>
          </w:p>
          <w:p w14:paraId="7F848981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Инициация выгрузки позиций ресурса НСИ из КССС в ИС в случае наличия необходимой информации в КССС.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C1C3E" w14:textId="77777777" w:rsidR="00392B85" w:rsidRPr="00FA0107" w:rsidRDefault="00392B85">
            <w:pPr>
              <w:keepLines/>
              <w:spacing w:before="60"/>
              <w:rPr>
                <w:color w:val="000000"/>
              </w:rPr>
            </w:pPr>
            <w:r w:rsidRPr="00FA0107">
              <w:rPr>
                <w:color w:val="000000"/>
              </w:rPr>
              <w:t>Поиск и просмотр записей</w:t>
            </w:r>
            <w:r w:rsidRPr="00FA0107">
              <w:rPr>
                <w:bCs/>
                <w:iCs/>
              </w:rPr>
              <w:t>, создание заявок на изменение</w:t>
            </w:r>
          </w:p>
        </w:tc>
      </w:tr>
      <w:tr w:rsidR="00392B85" w:rsidRPr="00FA0107" w14:paraId="5909AF78" w14:textId="77777777" w:rsidTr="00392B85">
        <w:trPr>
          <w:trHeight w:val="2425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C900D" w14:textId="77777777" w:rsidR="00392B85" w:rsidRPr="00FA0107" w:rsidRDefault="00392B85">
            <w:pPr>
              <w:keepLines/>
              <w:spacing w:before="60"/>
            </w:pPr>
            <w:r w:rsidRPr="00FA0107">
              <w:t>Конечные пользователи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F1BF6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Автор заданий:</w:t>
            </w:r>
            <w:r w:rsidRPr="00FA0107">
              <w:t xml:space="preserve"> </w:t>
            </w:r>
            <w:r w:rsidRPr="00FA0107">
              <w:rPr>
                <w:bCs/>
                <w:iCs/>
              </w:rPr>
              <w:t>«Объекты хранения и отгрузки» и связанные с ним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09305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Поиск записей в справочнике</w:t>
            </w:r>
          </w:p>
          <w:p w14:paraId="3BB4FAF6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Отправка запросов на добавление, блокировку и изменение записей / классов</w:t>
            </w:r>
          </w:p>
          <w:p w14:paraId="290C8889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инициация выгрузки позиций ресурса НСИ из КССС в ИС в случае наличия необходимой информации в КССС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EA917" w14:textId="77777777" w:rsidR="00392B85" w:rsidRPr="00FA0107" w:rsidRDefault="00392B85">
            <w:pPr>
              <w:keepLines/>
              <w:spacing w:before="60"/>
              <w:rPr>
                <w:color w:val="000000"/>
              </w:rPr>
            </w:pPr>
            <w:r w:rsidRPr="00FA0107">
              <w:rPr>
                <w:color w:val="000000"/>
              </w:rPr>
              <w:t>Поиск и просмотр записей</w:t>
            </w:r>
            <w:r w:rsidRPr="00FA0107">
              <w:rPr>
                <w:bCs/>
                <w:iCs/>
              </w:rPr>
              <w:t>, создание заявок на изменение</w:t>
            </w:r>
          </w:p>
        </w:tc>
      </w:tr>
      <w:tr w:rsidR="00392B85" w:rsidRPr="00FA0107" w14:paraId="02019B48" w14:textId="77777777" w:rsidTr="00392B85">
        <w:trPr>
          <w:trHeight w:val="2425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7FCF" w14:textId="77777777" w:rsidR="00392B85" w:rsidRPr="00FA0107" w:rsidRDefault="00392B85">
            <w:pPr>
              <w:keepLines/>
              <w:spacing w:before="60"/>
            </w:pPr>
            <w:r w:rsidRPr="00FA0107">
              <w:t>Конечные пользователи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D13A6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Автор заданий:</w:t>
            </w:r>
            <w:r w:rsidRPr="00FA0107">
              <w:t xml:space="preserve"> </w:t>
            </w:r>
            <w:r w:rsidRPr="00FA0107">
              <w:rPr>
                <w:bCs/>
                <w:iCs/>
              </w:rPr>
              <w:t>Термины, Бизнес-объекты, Предметные области, Наборы данных.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78CEA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Поиск записей в справочнике</w:t>
            </w:r>
          </w:p>
          <w:p w14:paraId="0E55BD09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Отправка запросов на добавление, блокировку и изменение записей / классов</w:t>
            </w:r>
          </w:p>
          <w:p w14:paraId="0A41B573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Инициация выгрузки позиций ресурса НСИ из КССС в ИС в случае наличия необходимой информации в КССС;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AB294" w14:textId="77777777" w:rsidR="00392B85" w:rsidRPr="00FA0107" w:rsidRDefault="00392B85">
            <w:pPr>
              <w:keepLines/>
              <w:spacing w:before="60"/>
              <w:rPr>
                <w:color w:val="000000"/>
              </w:rPr>
            </w:pPr>
            <w:r w:rsidRPr="00FA0107">
              <w:rPr>
                <w:color w:val="000000"/>
              </w:rPr>
              <w:t>Поиск и просмотр записей</w:t>
            </w:r>
            <w:r w:rsidRPr="00FA0107">
              <w:rPr>
                <w:bCs/>
                <w:iCs/>
              </w:rPr>
              <w:t>, создание заявок на изменение</w:t>
            </w:r>
          </w:p>
        </w:tc>
      </w:tr>
      <w:tr w:rsidR="00392B85" w:rsidRPr="00FA0107" w14:paraId="4078079E" w14:textId="77777777" w:rsidTr="00392B85">
        <w:trPr>
          <w:trHeight w:val="2125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EBF86" w14:textId="77777777" w:rsidR="00392B85" w:rsidRPr="00FA0107" w:rsidRDefault="00392B85">
            <w:pPr>
              <w:keepLines/>
              <w:spacing w:before="60"/>
            </w:pPr>
            <w:r w:rsidRPr="00FA0107">
              <w:t>Конечные пользователи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62B28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Автор заданий:</w:t>
            </w:r>
            <w:r w:rsidRPr="00FA0107">
              <w:t xml:space="preserve"> </w:t>
            </w:r>
            <w:r w:rsidRPr="00FA0107">
              <w:rPr>
                <w:bCs/>
                <w:iCs/>
              </w:rPr>
              <w:t>Направления использования, Транспортные узлы, Стратегические партнеры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28636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Поиск записей в справочнике</w:t>
            </w:r>
          </w:p>
          <w:p w14:paraId="47436F94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Отправка запросов на добавление, блокировку и изменение записей / классов</w:t>
            </w:r>
          </w:p>
          <w:p w14:paraId="011C4FD2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инициация выгрузки позиций ресурса НСИ из КССС в ИС в случае наличия необходимой информации в КССС.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EE79B" w14:textId="77777777" w:rsidR="00392B85" w:rsidRPr="00FA0107" w:rsidRDefault="00392B85">
            <w:pPr>
              <w:keepLines/>
              <w:spacing w:before="60"/>
              <w:rPr>
                <w:color w:val="000000"/>
              </w:rPr>
            </w:pPr>
            <w:r w:rsidRPr="00FA0107">
              <w:rPr>
                <w:color w:val="000000"/>
              </w:rPr>
              <w:t>Поиск и просмотр записей</w:t>
            </w:r>
            <w:r w:rsidRPr="00FA0107">
              <w:rPr>
                <w:bCs/>
                <w:iCs/>
              </w:rPr>
              <w:t>, создание заявок на изменение</w:t>
            </w:r>
          </w:p>
        </w:tc>
      </w:tr>
      <w:tr w:rsidR="00392B85" w:rsidRPr="00FA0107" w14:paraId="05D70178" w14:textId="77777777" w:rsidTr="00392B85">
        <w:trPr>
          <w:trHeight w:val="2266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90353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lastRenderedPageBreak/>
              <w:t>Конечные пользователи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17991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bookmarkStart w:id="13" w:name="_Hlk96353907"/>
            <w:r w:rsidRPr="00FA0107">
              <w:rPr>
                <w:bCs/>
                <w:iCs/>
              </w:rPr>
              <w:t>Редактор НСИ ИС</w:t>
            </w:r>
            <w:bookmarkEnd w:id="13"/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19787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Совпадают с обязанностями Автора заданий, а также включают следующие функции:</w:t>
            </w:r>
          </w:p>
          <w:p w14:paraId="774EE670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внесение изменений в НСИ ИС для ресурсов, не имеющих автоматическую интеграцию с КССС;</w:t>
            </w:r>
          </w:p>
          <w:p w14:paraId="28EB5312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- Поддержка ИСУ в рамках работы с данными, специфичными для локальных справочников ИС.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EA118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color w:val="000000"/>
              </w:rPr>
              <w:t>Поиск и просмотр записей</w:t>
            </w:r>
            <w:r w:rsidRPr="00FA0107">
              <w:rPr>
                <w:bCs/>
                <w:iCs/>
              </w:rPr>
              <w:t>, создание заявок на изменение</w:t>
            </w:r>
          </w:p>
        </w:tc>
      </w:tr>
      <w:tr w:rsidR="00392B85" w:rsidRPr="00FA0107" w14:paraId="560861F5" w14:textId="77777777" w:rsidTr="00392B85">
        <w:trPr>
          <w:trHeight w:val="781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013B7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color w:val="000000"/>
              </w:rPr>
              <w:t>Группа методической поддержки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11306" w14:textId="77777777" w:rsidR="00392B85" w:rsidRPr="00FA0107" w:rsidRDefault="00392B85">
            <w:pPr>
              <w:widowControl w:val="0"/>
              <w:tabs>
                <w:tab w:val="left" w:pos="1985"/>
                <w:tab w:val="left" w:pos="2410"/>
              </w:tabs>
              <w:rPr>
                <w:rFonts w:eastAsia="Times New Roman"/>
              </w:rPr>
            </w:pPr>
            <w:r w:rsidRPr="00FA0107">
              <w:rPr>
                <w:rFonts w:eastAsia="Times New Roman"/>
              </w:rPr>
              <w:t xml:space="preserve">Корпоративный ИТ-архитектор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81DB" w14:textId="77777777" w:rsidR="00392B85" w:rsidRPr="00FA0107" w:rsidRDefault="00392B85" w:rsidP="00392B85">
            <w:pPr>
              <w:pStyle w:val="af4"/>
              <w:keepNext/>
              <w:keepLines/>
              <w:numPr>
                <w:ilvl w:val="0"/>
                <w:numId w:val="33"/>
              </w:numPr>
              <w:tabs>
                <w:tab w:val="left" w:pos="269"/>
              </w:tabs>
              <w:spacing w:before="60" w:after="60"/>
              <w:ind w:left="0" w:firstLine="0"/>
              <w:jc w:val="both"/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</w:pPr>
            <w:r w:rsidRPr="00FA0107"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  <w:t>формирование для Архитекторов ИТ-услуг/ИТ-систем заданий на проведение анализа новых практик, новых технологий и инноваций на возможность внедрения в Группе «ЛУКОЙЛ»;</w:t>
            </w:r>
          </w:p>
          <w:p w14:paraId="30B97CA3" w14:textId="77777777" w:rsidR="00392B85" w:rsidRPr="00FA0107" w:rsidRDefault="00392B85" w:rsidP="00392B85">
            <w:pPr>
              <w:pStyle w:val="af4"/>
              <w:keepNext/>
              <w:keepLines/>
              <w:numPr>
                <w:ilvl w:val="0"/>
                <w:numId w:val="33"/>
              </w:numPr>
              <w:tabs>
                <w:tab w:val="left" w:pos="269"/>
              </w:tabs>
              <w:spacing w:before="60" w:after="60"/>
              <w:ind w:left="0" w:firstLine="0"/>
              <w:jc w:val="both"/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</w:pPr>
            <w:r w:rsidRPr="00FA0107"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  <w:t>разработка/актуализация архитектурных принципов и политик;</w:t>
            </w:r>
          </w:p>
          <w:p w14:paraId="56EF3708" w14:textId="77777777" w:rsidR="00392B85" w:rsidRPr="00FA0107" w:rsidRDefault="00392B85" w:rsidP="00392B85">
            <w:pPr>
              <w:pStyle w:val="af4"/>
              <w:keepNext/>
              <w:keepLines/>
              <w:numPr>
                <w:ilvl w:val="0"/>
                <w:numId w:val="33"/>
              </w:numPr>
              <w:tabs>
                <w:tab w:val="left" w:pos="269"/>
              </w:tabs>
              <w:spacing w:before="60" w:after="60"/>
              <w:ind w:left="0" w:firstLine="0"/>
              <w:jc w:val="both"/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</w:pPr>
            <w:r w:rsidRPr="00FA0107"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  <w:t>контроль за соответствием разработанной архитектуры ИТ-услуги/ИТ-системы целевой ИТ-архитектуре;</w:t>
            </w:r>
          </w:p>
          <w:p w14:paraId="321F0220" w14:textId="77777777" w:rsidR="00392B85" w:rsidRPr="00FA0107" w:rsidRDefault="00392B85" w:rsidP="00392B85">
            <w:pPr>
              <w:pStyle w:val="af4"/>
              <w:keepNext/>
              <w:keepLines/>
              <w:numPr>
                <w:ilvl w:val="0"/>
                <w:numId w:val="33"/>
              </w:numPr>
              <w:tabs>
                <w:tab w:val="left" w:pos="269"/>
              </w:tabs>
              <w:spacing w:before="60" w:after="60"/>
              <w:ind w:left="0" w:firstLine="0"/>
              <w:jc w:val="both"/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</w:pPr>
            <w:r w:rsidRPr="00FA0107"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  <w:t>контроль за соответствием архитектуры ИТ-услуги/ИТ-системы (ИТ-ландшафта) требованиям к архитектуре ИТ-услуги/ИТ-системы (ИТ-ландшафту);</w:t>
            </w:r>
          </w:p>
          <w:p w14:paraId="6AA165C1" w14:textId="77777777" w:rsidR="00392B85" w:rsidRPr="00FA0107" w:rsidRDefault="00392B85" w:rsidP="00392B85">
            <w:pPr>
              <w:pStyle w:val="af4"/>
              <w:keepNext/>
              <w:keepLines/>
              <w:numPr>
                <w:ilvl w:val="0"/>
                <w:numId w:val="33"/>
              </w:numPr>
              <w:tabs>
                <w:tab w:val="left" w:pos="269"/>
              </w:tabs>
              <w:spacing w:before="60" w:after="60"/>
              <w:ind w:left="0" w:firstLine="0"/>
              <w:jc w:val="both"/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</w:pPr>
            <w:r w:rsidRPr="00FA0107"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  <w:t>согласование изменений архитектуры ИТ-услуг/ИТ-системы в ходе сопровождения.</w:t>
            </w:r>
          </w:p>
          <w:p w14:paraId="4CC99F0A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71B1F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color w:val="000000"/>
              </w:rPr>
              <w:t>Поиск и просмотр записей</w:t>
            </w:r>
          </w:p>
        </w:tc>
      </w:tr>
      <w:tr w:rsidR="00392B85" w:rsidRPr="00FA0107" w14:paraId="556F8714" w14:textId="77777777" w:rsidTr="00392B85">
        <w:trPr>
          <w:trHeight w:val="781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2CAD9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color w:val="000000"/>
              </w:rPr>
              <w:t>Группа методической поддержки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CAE50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rFonts w:eastAsia="Times New Roman"/>
              </w:rPr>
              <w:t xml:space="preserve">Архитектор ИТ-системы </w:t>
            </w:r>
            <w:r w:rsidRPr="00FA0107">
              <w:t>КССС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817D8" w14:textId="77777777" w:rsidR="00392B85" w:rsidRPr="00FA0107" w:rsidRDefault="00392B85" w:rsidP="00392B85">
            <w:pPr>
              <w:pStyle w:val="af4"/>
              <w:numPr>
                <w:ilvl w:val="0"/>
                <w:numId w:val="33"/>
              </w:numPr>
              <w:tabs>
                <w:tab w:val="left" w:pos="269"/>
              </w:tabs>
              <w:spacing w:before="60" w:after="60"/>
              <w:ind w:left="0" w:firstLine="0"/>
              <w:jc w:val="both"/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</w:pPr>
            <w:r w:rsidRPr="00FA0107"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  <w:t>анализ найденных лучших практик, технологий и инноваций на возможность применения в Группе «ЛУКОЙЛ»;</w:t>
            </w:r>
          </w:p>
          <w:p w14:paraId="514778C8" w14:textId="77777777" w:rsidR="00392B85" w:rsidRPr="00FA0107" w:rsidRDefault="00392B85" w:rsidP="00392B85">
            <w:pPr>
              <w:pStyle w:val="af4"/>
              <w:numPr>
                <w:ilvl w:val="0"/>
                <w:numId w:val="33"/>
              </w:numPr>
              <w:tabs>
                <w:tab w:val="left" w:pos="269"/>
              </w:tabs>
              <w:spacing w:before="60" w:after="60"/>
              <w:ind w:left="0" w:firstLine="0"/>
              <w:jc w:val="both"/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</w:pPr>
            <w:r w:rsidRPr="00FA0107"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  <w:t>оценка программных и технических средств;</w:t>
            </w:r>
          </w:p>
          <w:p w14:paraId="3DF17D28" w14:textId="77777777" w:rsidR="00392B85" w:rsidRPr="00FA0107" w:rsidRDefault="00392B85" w:rsidP="00392B85">
            <w:pPr>
              <w:pStyle w:val="af4"/>
              <w:keepNext/>
              <w:keepLines/>
              <w:numPr>
                <w:ilvl w:val="0"/>
                <w:numId w:val="33"/>
              </w:numPr>
              <w:tabs>
                <w:tab w:val="left" w:pos="269"/>
              </w:tabs>
              <w:spacing w:before="60" w:after="60"/>
              <w:ind w:left="0" w:firstLine="0"/>
              <w:jc w:val="both"/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</w:pPr>
            <w:r w:rsidRPr="00FA0107"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  <w:t>разработка/актуализация архитектурных принципов и политик;</w:t>
            </w:r>
          </w:p>
          <w:p w14:paraId="745B329B" w14:textId="77777777" w:rsidR="00392B85" w:rsidRPr="00FA0107" w:rsidRDefault="00392B85" w:rsidP="00392B85">
            <w:pPr>
              <w:pStyle w:val="af4"/>
              <w:numPr>
                <w:ilvl w:val="0"/>
                <w:numId w:val="33"/>
              </w:numPr>
              <w:tabs>
                <w:tab w:val="left" w:pos="269"/>
              </w:tabs>
              <w:spacing w:before="60" w:after="60"/>
              <w:ind w:left="0" w:firstLine="0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FA0107">
              <w:rPr>
                <w:rFonts w:ascii="Times New Roman" w:eastAsia="MS Mincho" w:hAnsi="Times New Roman"/>
                <w:color w:val="000000"/>
                <w:sz w:val="24"/>
                <w:szCs w:val="24"/>
                <w:lang w:eastAsia="en-US"/>
              </w:rPr>
              <w:t>разработка/актуализация целевой архитектуры ИТ-системы (ИТ-ландшафта).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164A9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Доступ администратора системы</w:t>
            </w:r>
          </w:p>
        </w:tc>
      </w:tr>
      <w:tr w:rsidR="00392B85" w:rsidRPr="00FA0107" w14:paraId="17C8BA4F" w14:textId="77777777" w:rsidTr="00392B85">
        <w:trPr>
          <w:trHeight w:val="781"/>
        </w:trPr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DE262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bCs/>
                <w:iCs/>
              </w:rPr>
              <w:t>Группа управления проектом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29474" w14:textId="77777777" w:rsidR="00392B85" w:rsidRPr="00FA0107" w:rsidRDefault="00392B85">
            <w:pPr>
              <w:widowControl w:val="0"/>
              <w:tabs>
                <w:tab w:val="left" w:pos="1985"/>
                <w:tab w:val="left" w:pos="2410"/>
              </w:tabs>
              <w:rPr>
                <w:rFonts w:eastAsia="Times New Roman"/>
              </w:rPr>
            </w:pPr>
            <w:r w:rsidRPr="00FA0107">
              <w:rPr>
                <w:rFonts w:eastAsia="Times New Roman"/>
              </w:rPr>
              <w:t>Архитектор проекта по разработке</w:t>
            </w:r>
          </w:p>
          <w:p w14:paraId="74061196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t>ИТ-услуг/</w:t>
            </w:r>
            <w:r w:rsidRPr="00FA0107">
              <w:rPr>
                <w:rFonts w:eastAsia="Times New Roman"/>
              </w:rPr>
              <w:t>ИТ-систем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D939E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 xml:space="preserve">Управление проектами развития КС НСИ: </w:t>
            </w:r>
          </w:p>
          <w:p w14:paraId="7A74CC11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На фазе Определение</w:t>
            </w:r>
          </w:p>
          <w:p w14:paraId="6DC5A6CD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Формирование бизнес-требований к НСИ со стороны бизнеса и интегрируемых ИС</w:t>
            </w:r>
          </w:p>
          <w:p w14:paraId="529D05C6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 xml:space="preserve">- Ознакомление с текущей регулирующей и эксплуатационной документацией по КС НСИ  </w:t>
            </w:r>
          </w:p>
          <w:p w14:paraId="6CF36E25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Определение/ актуализация необходимой терминологии в Корпоративном словаре</w:t>
            </w:r>
          </w:p>
          <w:p w14:paraId="51D56CE3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На фазе Выбор</w:t>
            </w:r>
          </w:p>
          <w:p w14:paraId="03BF2C97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lastRenderedPageBreak/>
              <w:t>- Поиск необходимых ресурсов НСИ в КССС и определение перечня новых ресурсов НСИ</w:t>
            </w:r>
          </w:p>
          <w:p w14:paraId="581E5473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Определение начального состава интегрируемых программных приложений, реестра НСИ, перечня необходимых интерфейсов</w:t>
            </w:r>
          </w:p>
          <w:p w14:paraId="1E9AB771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</w:p>
          <w:p w14:paraId="307C209A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На фазе Проработка:</w:t>
            </w:r>
          </w:p>
          <w:p w14:paraId="24FB706A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Согласование требований к НСИ</w:t>
            </w:r>
          </w:p>
          <w:p w14:paraId="5D145C63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Решение организационных и финансовых вопросов по привлечению специалистов КССС, корпоративной шины и интегрируемых ИС</w:t>
            </w:r>
          </w:p>
          <w:p w14:paraId="71291F8C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Создание или корректировка документов, описывающих детальные требования к НСИ</w:t>
            </w:r>
          </w:p>
          <w:p w14:paraId="51AC390A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Согласование разработанных документов в соответствии с ЛНА Компании</w:t>
            </w:r>
          </w:p>
          <w:p w14:paraId="57152626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Организация нормализации справочных данных для проекта в соответствии с требованиями к НСИ</w:t>
            </w:r>
          </w:p>
          <w:p w14:paraId="616560C3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</w:p>
          <w:p w14:paraId="093DF455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На фазе Реализация:</w:t>
            </w:r>
          </w:p>
          <w:p w14:paraId="28D30C0A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Обеспечение реализации функций ведения или использования НСИ, отладка и тестирование</w:t>
            </w:r>
          </w:p>
          <w:p w14:paraId="4381A716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Подготовка и загрузка данных в тестовые системы</w:t>
            </w:r>
          </w:p>
          <w:p w14:paraId="5FF3CD75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Выполнение тестирования обмена данными между ИС и КССС</w:t>
            </w:r>
          </w:p>
          <w:p w14:paraId="271DF2DF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Подготовка/ обновление инструкций</w:t>
            </w:r>
          </w:p>
          <w:p w14:paraId="42FB2808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Организация процесса ведения НСИ после перехода в эксплуатацию, определение ответственных</w:t>
            </w:r>
          </w:p>
          <w:p w14:paraId="383B9EA3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 xml:space="preserve">- Проведение обучения пользователей </w:t>
            </w:r>
          </w:p>
          <w:p w14:paraId="6241A3FC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Проведение тестирования с участием заказчиков и ключевых пользователей</w:t>
            </w:r>
          </w:p>
          <w:p w14:paraId="0B3CF369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Актуализация необходимой эксплуатационной документации</w:t>
            </w:r>
          </w:p>
          <w:p w14:paraId="3C52B619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Подготовка и загрузка данных в продуктивную систему</w:t>
            </w:r>
          </w:p>
          <w:p w14:paraId="4C20A457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</w:p>
          <w:p w14:paraId="1B4D6D7B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На фазе Эксплуатация:</w:t>
            </w:r>
          </w:p>
          <w:p w14:paraId="046DD34A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Проведение опытной эксплуатации</w:t>
            </w:r>
          </w:p>
          <w:p w14:paraId="044F7BED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Анализ результатов опытной эксплуатации</w:t>
            </w:r>
          </w:p>
          <w:p w14:paraId="7851F5DB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lastRenderedPageBreak/>
              <w:t>- Исправление выявленных ошибок в данных, функциях и документах</w:t>
            </w:r>
          </w:p>
          <w:p w14:paraId="7B51CCB0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Оценка качества данных в соответствии с зафиксированными требованиями к качеству</w:t>
            </w:r>
          </w:p>
          <w:p w14:paraId="0C267F24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Управление изменениями и требованиями</w:t>
            </w:r>
          </w:p>
          <w:p w14:paraId="3BE83DA7" w14:textId="77777777" w:rsidR="00392B85" w:rsidRPr="00FA0107" w:rsidRDefault="00392B85">
            <w:pPr>
              <w:keepLines/>
              <w:spacing w:before="60"/>
              <w:rPr>
                <w:iCs/>
              </w:rPr>
            </w:pPr>
            <w:r w:rsidRPr="00FA0107">
              <w:rPr>
                <w:iCs/>
              </w:rPr>
              <w:t>- Актуализация документации в соответствии со методиками</w:t>
            </w:r>
          </w:p>
        </w:tc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204A3" w14:textId="77777777" w:rsidR="00392B85" w:rsidRPr="00FA0107" w:rsidRDefault="00392B85">
            <w:pPr>
              <w:keepLines/>
              <w:spacing w:before="60"/>
              <w:rPr>
                <w:bCs/>
                <w:iCs/>
              </w:rPr>
            </w:pPr>
            <w:r w:rsidRPr="00FA0107">
              <w:rPr>
                <w:color w:val="000000"/>
              </w:rPr>
              <w:lastRenderedPageBreak/>
              <w:t>Поиск и просмотр записей</w:t>
            </w:r>
          </w:p>
        </w:tc>
        <w:bookmarkEnd w:id="10"/>
      </w:tr>
    </w:tbl>
    <w:p w14:paraId="5405578F" w14:textId="77777777" w:rsidR="00A370C4" w:rsidRPr="00456C16" w:rsidRDefault="00A370C4" w:rsidP="00D46AE4">
      <w:pPr>
        <w:pStyle w:val="aa"/>
        <w:numPr>
          <w:ilvl w:val="0"/>
          <w:numId w:val="29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lastRenderedPageBreak/>
        <w:t>Список ролей информационного ресурса</w:t>
      </w:r>
      <w:r w:rsidR="00B35438" w:rsidRPr="00456C16">
        <w:rPr>
          <w:color w:val="000000"/>
          <w:sz w:val="26"/>
          <w:szCs w:val="26"/>
        </w:rPr>
        <w:t>.</w:t>
      </w:r>
    </w:p>
    <w:p w14:paraId="295A48A4" w14:textId="3E82F86A" w:rsidR="00392B85" w:rsidRPr="00456C16" w:rsidRDefault="00392B85" w:rsidP="00392B85">
      <w:pPr>
        <w:tabs>
          <w:tab w:val="left" w:pos="426"/>
        </w:tabs>
        <w:spacing w:before="120" w:after="12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>Распределение прав - полномочий пользователей информационного ресурса, осуществляется через набор ролей (Приложение № </w:t>
      </w:r>
      <w:r w:rsidR="000A4E06">
        <w:rPr>
          <w:color w:val="000000"/>
          <w:sz w:val="26"/>
          <w:szCs w:val="26"/>
        </w:rPr>
        <w:t>2</w:t>
      </w:r>
      <w:r w:rsidRPr="00456C16">
        <w:rPr>
          <w:color w:val="000000"/>
          <w:sz w:val="26"/>
          <w:szCs w:val="26"/>
        </w:rPr>
        <w:t>). Изменение перечня ролей</w:t>
      </w:r>
      <w:r w:rsidRPr="00456C16">
        <w:rPr>
          <w:color w:val="000000"/>
          <w:sz w:val="26"/>
          <w:szCs w:val="26"/>
        </w:rPr>
        <w:br/>
        <w:t>и присвоенных им полномочий (настроек полномочий ролей) осуществляется</w:t>
      </w:r>
      <w:r w:rsidRPr="00456C16">
        <w:rPr>
          <w:color w:val="000000"/>
          <w:sz w:val="26"/>
          <w:szCs w:val="26"/>
        </w:rPr>
        <w:br/>
        <w:t>в соответствии с утвержденными регулирующими документами ПАО «ЛУКОЙЛ»</w:t>
      </w:r>
      <w:r w:rsidRPr="00456C16">
        <w:rPr>
          <w:color w:val="000000"/>
          <w:sz w:val="26"/>
          <w:szCs w:val="26"/>
        </w:rPr>
        <w:br/>
        <w:t>по разделению ролей и полномочий в информационных систем</w:t>
      </w:r>
      <w:r w:rsidR="006A1774">
        <w:rPr>
          <w:color w:val="000000"/>
          <w:sz w:val="26"/>
          <w:szCs w:val="26"/>
        </w:rPr>
        <w:t>ах организаций Группы «ЛУКОЙЛ».</w:t>
      </w:r>
    </w:p>
    <w:p w14:paraId="4FE372A3" w14:textId="56F0F51D" w:rsidR="000540A9" w:rsidRPr="00456C16" w:rsidRDefault="000540A9" w:rsidP="002626BA">
      <w:pPr>
        <w:pStyle w:val="aa"/>
        <w:numPr>
          <w:ilvl w:val="0"/>
          <w:numId w:val="29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>Делегирование полномочий по организации доступа</w:t>
      </w:r>
      <w:r w:rsidR="00B35438" w:rsidRPr="00456C16">
        <w:rPr>
          <w:color w:val="000000"/>
          <w:sz w:val="26"/>
          <w:szCs w:val="26"/>
        </w:rPr>
        <w:t>.</w:t>
      </w:r>
    </w:p>
    <w:p w14:paraId="63B1B8C5" w14:textId="531C7908" w:rsidR="00521E04" w:rsidRPr="00456C16" w:rsidRDefault="007C603E" w:rsidP="000540A9">
      <w:pPr>
        <w:pStyle w:val="aa"/>
        <w:tabs>
          <w:tab w:val="left" w:pos="426"/>
        </w:tabs>
        <w:spacing w:before="120" w:after="120"/>
        <w:ind w:left="0"/>
        <w:contextualSpacing w:val="0"/>
        <w:jc w:val="both"/>
        <w:rPr>
          <w:color w:val="000000"/>
          <w:sz w:val="26"/>
          <w:szCs w:val="26"/>
        </w:rPr>
      </w:pPr>
      <w:r w:rsidRPr="00456C16">
        <w:rPr>
          <w:color w:val="000000"/>
          <w:sz w:val="26"/>
          <w:szCs w:val="26"/>
        </w:rPr>
        <w:t xml:space="preserve">Делегирование </w:t>
      </w:r>
      <w:r w:rsidR="00F400B9" w:rsidRPr="00456C16">
        <w:rPr>
          <w:color w:val="000000"/>
          <w:sz w:val="26"/>
          <w:szCs w:val="26"/>
        </w:rPr>
        <w:t>полномочий Владельца информационного ресурса</w:t>
      </w:r>
      <w:r w:rsidR="00606024" w:rsidRPr="00456C16">
        <w:rPr>
          <w:color w:val="000000"/>
          <w:sz w:val="26"/>
          <w:szCs w:val="26"/>
        </w:rPr>
        <w:t xml:space="preserve"> по организации доступа </w:t>
      </w:r>
      <w:r w:rsidR="006A1774">
        <w:rPr>
          <w:color w:val="000000"/>
          <w:sz w:val="26"/>
          <w:szCs w:val="26"/>
        </w:rPr>
        <w:t xml:space="preserve">настраивается в </w:t>
      </w:r>
      <w:r w:rsidR="006A1774" w:rsidRPr="00456C16">
        <w:rPr>
          <w:sz w:val="26"/>
          <w:szCs w:val="26"/>
        </w:rPr>
        <w:t xml:space="preserve">КИС «Система электронных заявок </w:t>
      </w:r>
      <w:r w:rsidR="006A1774">
        <w:rPr>
          <w:sz w:val="26"/>
          <w:szCs w:val="26"/>
        </w:rPr>
        <w:t xml:space="preserve">на организацию </w:t>
      </w:r>
      <w:r w:rsidR="006A1774" w:rsidRPr="00456C16">
        <w:rPr>
          <w:sz w:val="26"/>
          <w:szCs w:val="26"/>
        </w:rPr>
        <w:t>доступа</w:t>
      </w:r>
      <w:r w:rsidR="006A1774">
        <w:rPr>
          <w:sz w:val="26"/>
          <w:szCs w:val="26"/>
        </w:rPr>
        <w:t xml:space="preserve"> </w:t>
      </w:r>
      <w:r w:rsidR="006A1774" w:rsidRPr="00456C16">
        <w:rPr>
          <w:sz w:val="26"/>
          <w:szCs w:val="26"/>
        </w:rPr>
        <w:t>к информационным ресурсам ПАО «ЛУКОЙЛ</w:t>
      </w:r>
      <w:r w:rsidR="006A1774">
        <w:rPr>
          <w:color w:val="000000"/>
          <w:sz w:val="26"/>
          <w:szCs w:val="26"/>
        </w:rPr>
        <w:t>.</w:t>
      </w:r>
    </w:p>
    <w:p w14:paraId="0536E5C3" w14:textId="1730871A" w:rsidR="00547AC7" w:rsidRPr="00456C16" w:rsidRDefault="00AC55DA" w:rsidP="005563B1">
      <w:pPr>
        <w:jc w:val="both"/>
        <w:rPr>
          <w:sz w:val="26"/>
          <w:szCs w:val="26"/>
        </w:rPr>
      </w:pPr>
      <w:r w:rsidRPr="00456C16">
        <w:rPr>
          <w:sz w:val="26"/>
          <w:szCs w:val="26"/>
        </w:rPr>
        <w:t xml:space="preserve">При отсутствии </w:t>
      </w:r>
      <w:r w:rsidR="00720820" w:rsidRPr="00456C16">
        <w:rPr>
          <w:sz w:val="26"/>
          <w:szCs w:val="26"/>
        </w:rPr>
        <w:t xml:space="preserve">технической возможности сформировать заявку </w:t>
      </w:r>
      <w:r w:rsidR="00F4133A" w:rsidRPr="00456C16">
        <w:rPr>
          <w:sz w:val="26"/>
          <w:szCs w:val="26"/>
        </w:rPr>
        <w:t xml:space="preserve">на предоставление / изменение доступа к информационному ресурсу в </w:t>
      </w:r>
      <w:r w:rsidR="00547AC7" w:rsidRPr="00456C16">
        <w:rPr>
          <w:sz w:val="26"/>
          <w:szCs w:val="26"/>
        </w:rPr>
        <w:t>КИС «Система электронных заявок</w:t>
      </w:r>
      <w:r w:rsidRPr="00456C16">
        <w:rPr>
          <w:sz w:val="26"/>
          <w:szCs w:val="26"/>
        </w:rPr>
        <w:t xml:space="preserve"> </w:t>
      </w:r>
      <w:r w:rsidR="00E70645">
        <w:rPr>
          <w:sz w:val="26"/>
          <w:szCs w:val="26"/>
        </w:rPr>
        <w:t xml:space="preserve">на организацию </w:t>
      </w:r>
      <w:r w:rsidR="00547AC7" w:rsidRPr="00456C16">
        <w:rPr>
          <w:sz w:val="26"/>
          <w:szCs w:val="26"/>
        </w:rPr>
        <w:t>доступа</w:t>
      </w:r>
      <w:r w:rsidR="00E70645">
        <w:rPr>
          <w:sz w:val="26"/>
          <w:szCs w:val="26"/>
        </w:rPr>
        <w:t xml:space="preserve"> </w:t>
      </w:r>
      <w:r w:rsidR="00547AC7" w:rsidRPr="00456C16">
        <w:rPr>
          <w:sz w:val="26"/>
          <w:szCs w:val="26"/>
        </w:rPr>
        <w:t>к информационным ресурсам ПАО</w:t>
      </w:r>
      <w:r w:rsidR="004C28EB" w:rsidRPr="00456C16">
        <w:rPr>
          <w:sz w:val="26"/>
          <w:szCs w:val="26"/>
        </w:rPr>
        <w:t> </w:t>
      </w:r>
      <w:r w:rsidR="00547AC7" w:rsidRPr="00456C16">
        <w:rPr>
          <w:sz w:val="26"/>
          <w:szCs w:val="26"/>
        </w:rPr>
        <w:t>«ЛУКОЙЛ»</w:t>
      </w:r>
      <w:r w:rsidR="004D507B" w:rsidRPr="00456C16">
        <w:rPr>
          <w:sz w:val="26"/>
          <w:szCs w:val="26"/>
        </w:rPr>
        <w:t xml:space="preserve"> заявка на предоставление / изменение </w:t>
      </w:r>
      <w:r w:rsidR="00EE4B37" w:rsidRPr="00456C16">
        <w:rPr>
          <w:sz w:val="26"/>
          <w:szCs w:val="26"/>
        </w:rPr>
        <w:t>доступа оформляется на</w:t>
      </w:r>
      <w:r w:rsidRPr="00456C16">
        <w:rPr>
          <w:sz w:val="26"/>
          <w:szCs w:val="26"/>
        </w:rPr>
        <w:t xml:space="preserve"> бумажном носителе</w:t>
      </w:r>
      <w:r w:rsidR="00A76A16" w:rsidRPr="00456C16">
        <w:rPr>
          <w:sz w:val="26"/>
          <w:szCs w:val="26"/>
        </w:rPr>
        <w:t>.</w:t>
      </w:r>
      <w:r w:rsidRPr="00456C16">
        <w:rPr>
          <w:sz w:val="26"/>
          <w:szCs w:val="26"/>
        </w:rPr>
        <w:t xml:space="preserve"> </w:t>
      </w:r>
      <w:r w:rsidR="004D507B" w:rsidRPr="00456C16">
        <w:rPr>
          <w:bCs/>
          <w:sz w:val="26"/>
          <w:szCs w:val="26"/>
        </w:rPr>
        <w:t>Форма заявки</w:t>
      </w:r>
      <w:r w:rsidR="00E70645">
        <w:rPr>
          <w:bCs/>
          <w:sz w:val="26"/>
          <w:szCs w:val="26"/>
        </w:rPr>
        <w:t xml:space="preserve"> </w:t>
      </w:r>
      <w:r w:rsidR="004D507B" w:rsidRPr="00456C16">
        <w:rPr>
          <w:bCs/>
          <w:sz w:val="26"/>
          <w:szCs w:val="26"/>
        </w:rPr>
        <w:t>приведена</w:t>
      </w:r>
      <w:r w:rsidR="00E70645">
        <w:rPr>
          <w:bCs/>
          <w:sz w:val="26"/>
          <w:szCs w:val="26"/>
        </w:rPr>
        <w:t xml:space="preserve"> </w:t>
      </w:r>
      <w:r w:rsidR="004D507B" w:rsidRPr="00456C16">
        <w:rPr>
          <w:bCs/>
          <w:sz w:val="26"/>
          <w:szCs w:val="26"/>
        </w:rPr>
        <w:t>в Приложении № </w:t>
      </w:r>
      <w:r w:rsidR="00DC1BA6">
        <w:rPr>
          <w:bCs/>
          <w:sz w:val="26"/>
          <w:szCs w:val="26"/>
        </w:rPr>
        <w:t>1</w:t>
      </w:r>
      <w:r w:rsidR="00547AC7" w:rsidRPr="00456C16">
        <w:rPr>
          <w:sz w:val="26"/>
          <w:szCs w:val="26"/>
        </w:rPr>
        <w:t>.</w:t>
      </w:r>
    </w:p>
    <w:p w14:paraId="26192423" w14:textId="77777777" w:rsidR="005408FD" w:rsidRPr="00456C16" w:rsidRDefault="005408FD" w:rsidP="00494F01">
      <w:pPr>
        <w:autoSpaceDE w:val="0"/>
        <w:autoSpaceDN w:val="0"/>
        <w:adjustRightInd w:val="0"/>
        <w:jc w:val="both"/>
        <w:rPr>
          <w:color w:val="000000"/>
          <w:sz w:val="26"/>
          <w:szCs w:val="26"/>
        </w:rPr>
      </w:pPr>
    </w:p>
    <w:p w14:paraId="2D8C1255" w14:textId="77777777" w:rsidR="00F42799" w:rsidRPr="00456C16" w:rsidRDefault="00F42799" w:rsidP="00827A19">
      <w:pPr>
        <w:autoSpaceDE w:val="0"/>
        <w:autoSpaceDN w:val="0"/>
        <w:adjustRightInd w:val="0"/>
        <w:jc w:val="both"/>
        <w:rPr>
          <w:color w:val="000000"/>
          <w:sz w:val="26"/>
          <w:szCs w:val="26"/>
        </w:rPr>
      </w:pPr>
      <w:r w:rsidRPr="00456C16">
        <w:rPr>
          <w:b/>
          <w:bCs/>
          <w:color w:val="000000"/>
          <w:sz w:val="26"/>
          <w:szCs w:val="26"/>
        </w:rPr>
        <w:t>СОГЛАСОВАНО:</w:t>
      </w:r>
    </w:p>
    <w:tbl>
      <w:tblPr>
        <w:tblW w:w="945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7"/>
        <w:gridCol w:w="5021"/>
      </w:tblGrid>
      <w:tr w:rsidR="00FA0107" w:rsidRPr="007767F7" w14:paraId="7F976EE6" w14:textId="77777777" w:rsidTr="00FA0107">
        <w:trPr>
          <w:trHeight w:val="229"/>
        </w:trPr>
        <w:tc>
          <w:tcPr>
            <w:tcW w:w="4437" w:type="dxa"/>
          </w:tcPr>
          <w:p w14:paraId="3E0F3BEC" w14:textId="77777777" w:rsidR="00FA0107" w:rsidRPr="007767F7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7767F7">
              <w:rPr>
                <w:color w:val="000000"/>
              </w:rPr>
              <w:t xml:space="preserve"> </w:t>
            </w:r>
          </w:p>
          <w:p w14:paraId="697A9843" w14:textId="77777777" w:rsidR="00FA0107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Начальник Департамента</w:t>
            </w:r>
            <w:r>
              <w:rPr>
                <w:color w:val="000000"/>
              </w:rPr>
              <w:br/>
              <w:t>внутреннего контроля</w:t>
            </w:r>
          </w:p>
          <w:p w14:paraId="1F301FC7" w14:textId="77777777" w:rsidR="00FA0107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  <w:p w14:paraId="143FDC2E" w14:textId="77777777" w:rsidR="00FA0107" w:rsidRDefault="00FA0107" w:rsidP="000C6CC0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</w:rPr>
            </w:pPr>
            <w:r w:rsidRPr="00FA25A8">
              <w:rPr>
                <w:color w:val="000000"/>
              </w:rPr>
              <w:t>______________</w:t>
            </w:r>
            <w:proofErr w:type="gramStart"/>
            <w:r w:rsidRPr="00FA25A8">
              <w:rPr>
                <w:color w:val="000000"/>
              </w:rPr>
              <w:t>_</w:t>
            </w:r>
            <w:r>
              <w:rPr>
                <w:color w:val="000000"/>
              </w:rPr>
              <w:t xml:space="preserve">  А.В.</w:t>
            </w:r>
            <w:proofErr w:type="gramEnd"/>
            <w:r>
              <w:rPr>
                <w:color w:val="000000"/>
              </w:rPr>
              <w:t xml:space="preserve"> Сурков</w:t>
            </w:r>
          </w:p>
          <w:p w14:paraId="70EE7DBD" w14:textId="77777777" w:rsidR="00FA0107" w:rsidRPr="00D93B4A" w:rsidRDefault="00FA0107" w:rsidP="000C6CC0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                                   </w:t>
            </w:r>
            <w:r w:rsidRPr="00D93B4A">
              <w:rPr>
                <w:color w:val="000000"/>
                <w:sz w:val="20"/>
              </w:rPr>
              <w:t>подпись</w:t>
            </w:r>
            <w:r>
              <w:rPr>
                <w:color w:val="000000"/>
                <w:sz w:val="20"/>
              </w:rPr>
              <w:t xml:space="preserve"> </w:t>
            </w:r>
          </w:p>
          <w:p w14:paraId="085AC23C" w14:textId="77777777" w:rsidR="00FA0107" w:rsidRPr="00FA25A8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FA25A8">
              <w:rPr>
                <w:color w:val="000000"/>
              </w:rPr>
              <w:t xml:space="preserve">________________ </w:t>
            </w:r>
          </w:p>
          <w:p w14:paraId="1CDA33F7" w14:textId="77777777" w:rsidR="00FA0107" w:rsidRPr="007767F7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BD19B6">
              <w:rPr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5021" w:type="dxa"/>
          </w:tcPr>
          <w:p w14:paraId="7A085F19" w14:textId="77777777" w:rsidR="00FA0107" w:rsidRPr="007767F7" w:rsidRDefault="00FA0107" w:rsidP="000C6CC0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  <w:p w14:paraId="2E353027" w14:textId="77777777" w:rsidR="00FA0107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commentRangeStart w:id="14"/>
            <w:commentRangeStart w:id="15"/>
            <w:r>
              <w:rPr>
                <w:color w:val="000000"/>
              </w:rPr>
              <w:t xml:space="preserve">Начальник Департамента </w:t>
            </w:r>
            <w:r w:rsidRPr="001D06E5">
              <w:rPr>
                <w:color w:val="000000"/>
              </w:rPr>
              <w:t>по информационно-технологическому обеспечению</w:t>
            </w:r>
          </w:p>
          <w:p w14:paraId="49851B90" w14:textId="77777777" w:rsidR="00FA0107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</w:p>
          <w:p w14:paraId="127F4386" w14:textId="6138F127" w:rsidR="00FA0107" w:rsidRDefault="00FA0107" w:rsidP="000C6CC0">
            <w:pPr>
              <w:autoSpaceDE w:val="0"/>
              <w:autoSpaceDN w:val="0"/>
              <w:adjustRightInd w:val="0"/>
              <w:jc w:val="right"/>
              <w:rPr>
                <w:color w:val="000000"/>
                <w:sz w:val="20"/>
              </w:rPr>
            </w:pPr>
            <w:r w:rsidRPr="00FA25A8">
              <w:rPr>
                <w:color w:val="000000"/>
              </w:rPr>
              <w:t>______________</w:t>
            </w:r>
            <w:proofErr w:type="gramStart"/>
            <w:r w:rsidRPr="00FA25A8">
              <w:rPr>
                <w:color w:val="000000"/>
              </w:rPr>
              <w:t>_</w:t>
            </w:r>
            <w:r>
              <w:rPr>
                <w:color w:val="000000"/>
              </w:rPr>
              <w:t xml:space="preserve">  А.Ю.</w:t>
            </w:r>
            <w:proofErr w:type="gramEnd"/>
            <w:r w:rsidR="00730F7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Староверова</w:t>
            </w:r>
            <w:r>
              <w:rPr>
                <w:color w:val="000000"/>
                <w:sz w:val="20"/>
              </w:rPr>
              <w:t xml:space="preserve">   </w:t>
            </w:r>
          </w:p>
          <w:p w14:paraId="374E27D9" w14:textId="77777777" w:rsidR="00FA0107" w:rsidRPr="00D93B4A" w:rsidRDefault="00FA0107" w:rsidP="000C6CC0">
            <w:pPr>
              <w:autoSpaceDE w:val="0"/>
              <w:autoSpaceDN w:val="0"/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                                   </w:t>
            </w:r>
            <w:r w:rsidRPr="00D93B4A">
              <w:rPr>
                <w:color w:val="000000"/>
                <w:sz w:val="20"/>
              </w:rPr>
              <w:t>подпись</w:t>
            </w:r>
            <w:r>
              <w:rPr>
                <w:color w:val="000000"/>
                <w:sz w:val="20"/>
              </w:rPr>
              <w:t xml:space="preserve"> </w:t>
            </w:r>
          </w:p>
          <w:p w14:paraId="4C5B8433" w14:textId="77777777" w:rsidR="00FA0107" w:rsidRPr="00FA25A8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FA25A8">
              <w:rPr>
                <w:color w:val="000000"/>
              </w:rPr>
              <w:t xml:space="preserve">________________ </w:t>
            </w:r>
          </w:p>
          <w:p w14:paraId="6DEB8698" w14:textId="77777777" w:rsidR="00FA0107" w:rsidRPr="00BD19B6" w:rsidRDefault="00FA0107" w:rsidP="000C6CC0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0"/>
                <w:szCs w:val="20"/>
              </w:rPr>
            </w:pPr>
            <w:r w:rsidRPr="00BD19B6">
              <w:rPr>
                <w:color w:val="000000"/>
                <w:sz w:val="20"/>
                <w:szCs w:val="20"/>
              </w:rPr>
              <w:t>дата</w:t>
            </w:r>
            <w:commentRangeEnd w:id="14"/>
            <w:r w:rsidR="00D33C4A">
              <w:rPr>
                <w:rStyle w:val="a5"/>
              </w:rPr>
              <w:commentReference w:id="14"/>
            </w:r>
            <w:commentRangeEnd w:id="15"/>
            <w:r w:rsidR="00801606">
              <w:rPr>
                <w:rStyle w:val="a5"/>
              </w:rPr>
              <w:commentReference w:id="15"/>
            </w:r>
          </w:p>
        </w:tc>
      </w:tr>
      <w:tr w:rsidR="00F42799" w:rsidRPr="00456C16" w14:paraId="49F268C2" w14:textId="77777777" w:rsidTr="00FA0107">
        <w:trPr>
          <w:trHeight w:val="229"/>
        </w:trPr>
        <w:tc>
          <w:tcPr>
            <w:tcW w:w="4437" w:type="dxa"/>
          </w:tcPr>
          <w:p w14:paraId="44621356" w14:textId="13167E43" w:rsidR="00F42799" w:rsidRPr="00456C16" w:rsidRDefault="00F42799" w:rsidP="00DC2092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021" w:type="dxa"/>
          </w:tcPr>
          <w:p w14:paraId="1D6BC1B1" w14:textId="6F866D28" w:rsidR="00F42799" w:rsidRPr="00456C16" w:rsidRDefault="00F42799" w:rsidP="00DC2092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6"/>
                <w:szCs w:val="26"/>
              </w:rPr>
            </w:pPr>
          </w:p>
        </w:tc>
      </w:tr>
    </w:tbl>
    <w:p w14:paraId="73A9C2EC" w14:textId="77777777" w:rsidR="00B16AB1" w:rsidRPr="00456C16" w:rsidRDefault="00B16AB1">
      <w:pPr>
        <w:rPr>
          <w:color w:val="000000"/>
          <w:sz w:val="26"/>
          <w:szCs w:val="26"/>
        </w:rPr>
      </w:pPr>
    </w:p>
    <w:p w14:paraId="3C7C500D" w14:textId="77777777" w:rsidR="000F028C" w:rsidRDefault="000F028C" w:rsidP="00C25B4B">
      <w:pPr>
        <w:rPr>
          <w:color w:val="000000"/>
          <w:sz w:val="26"/>
          <w:szCs w:val="26"/>
        </w:rPr>
      </w:pPr>
    </w:p>
    <w:p w14:paraId="1A992928" w14:textId="77777777" w:rsidR="000F028C" w:rsidRDefault="000F028C" w:rsidP="00C25B4B">
      <w:pPr>
        <w:rPr>
          <w:color w:val="000000"/>
          <w:sz w:val="26"/>
          <w:szCs w:val="26"/>
        </w:rPr>
      </w:pPr>
    </w:p>
    <w:p w14:paraId="1071FC23" w14:textId="77777777" w:rsidR="000F028C" w:rsidRDefault="000F028C" w:rsidP="00C25B4B">
      <w:pPr>
        <w:rPr>
          <w:color w:val="000000"/>
          <w:sz w:val="26"/>
          <w:szCs w:val="26"/>
        </w:rPr>
      </w:pPr>
    </w:p>
    <w:p w14:paraId="7E43FFB8" w14:textId="77777777" w:rsidR="000F028C" w:rsidRDefault="000F028C" w:rsidP="00C25B4B">
      <w:pPr>
        <w:rPr>
          <w:color w:val="000000"/>
          <w:sz w:val="26"/>
          <w:szCs w:val="26"/>
        </w:rPr>
      </w:pPr>
    </w:p>
    <w:p w14:paraId="17AECF3F" w14:textId="77777777" w:rsidR="000F028C" w:rsidRDefault="000F028C" w:rsidP="00C25B4B">
      <w:pPr>
        <w:rPr>
          <w:color w:val="000000"/>
          <w:sz w:val="26"/>
          <w:szCs w:val="26"/>
        </w:rPr>
      </w:pPr>
    </w:p>
    <w:p w14:paraId="25836FA5" w14:textId="77777777" w:rsidR="000F028C" w:rsidRDefault="000F028C" w:rsidP="00C25B4B">
      <w:pPr>
        <w:rPr>
          <w:color w:val="000000"/>
          <w:sz w:val="26"/>
          <w:szCs w:val="26"/>
        </w:rPr>
      </w:pPr>
    </w:p>
    <w:p w14:paraId="1B7ABBC6" w14:textId="77777777" w:rsidR="000F028C" w:rsidRDefault="000F028C" w:rsidP="00C25B4B">
      <w:pPr>
        <w:rPr>
          <w:color w:val="000000"/>
          <w:sz w:val="26"/>
          <w:szCs w:val="26"/>
        </w:rPr>
      </w:pPr>
    </w:p>
    <w:p w14:paraId="0D44963B" w14:textId="3EC15F88" w:rsidR="00390CBD" w:rsidRPr="00456C16" w:rsidRDefault="00E70645" w:rsidP="00C25B4B">
      <w:pPr>
        <w:rPr>
          <w:color w:val="000000"/>
          <w:sz w:val="26"/>
          <w:szCs w:val="26"/>
        </w:rPr>
        <w:sectPr w:rsidR="00390CBD" w:rsidRPr="00456C16" w:rsidSect="00C223E0">
          <w:footerReference w:type="default" r:id="rId13"/>
          <w:footerReference w:type="first" r:id="rId14"/>
          <w:pgSz w:w="11907" w:h="16840" w:code="9"/>
          <w:pgMar w:top="709" w:right="851" w:bottom="1134" w:left="1418" w:header="567" w:footer="567" w:gutter="0"/>
          <w:pgNumType w:start="1"/>
          <w:cols w:space="708"/>
          <w:noEndnote/>
          <w:titlePg/>
          <w:docGrid w:linePitch="326"/>
        </w:sectPr>
      </w:pPr>
      <w:r>
        <w:rPr>
          <w:color w:val="000000"/>
          <w:sz w:val="26"/>
          <w:szCs w:val="26"/>
        </w:rPr>
        <w:t>Пархоменко Матвей Анатольевич</w:t>
      </w:r>
      <w:r w:rsidR="00973B0C" w:rsidRPr="00456C16">
        <w:rPr>
          <w:color w:val="000000"/>
          <w:sz w:val="26"/>
          <w:szCs w:val="26"/>
        </w:rPr>
        <w:t xml:space="preserve"> </w:t>
      </w:r>
      <w:r w:rsidR="00992FC8" w:rsidRPr="00456C16"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t>378</w:t>
      </w:r>
      <w:r w:rsidR="00992FC8" w:rsidRPr="00456C16">
        <w:rPr>
          <w:color w:val="000000"/>
          <w:sz w:val="26"/>
          <w:szCs w:val="26"/>
        </w:rPr>
        <w:t>-</w:t>
      </w:r>
      <w:r>
        <w:rPr>
          <w:color w:val="000000"/>
          <w:sz w:val="26"/>
          <w:szCs w:val="26"/>
        </w:rPr>
        <w:t>39</w:t>
      </w:r>
      <w:r w:rsidR="00C25B4B" w:rsidRPr="00456C16">
        <w:rPr>
          <w:bCs/>
          <w:sz w:val="26"/>
          <w:szCs w:val="26"/>
        </w:rPr>
        <w:br/>
      </w:r>
    </w:p>
    <w:p w14:paraId="1F432648" w14:textId="5C7B5798" w:rsidR="00B36007" w:rsidRPr="00DB2B0A" w:rsidRDefault="00B36007" w:rsidP="009050DF">
      <w:pPr>
        <w:rPr>
          <w:sz w:val="16"/>
          <w:szCs w:val="16"/>
        </w:rPr>
      </w:pPr>
    </w:p>
    <w:tbl>
      <w:tblPr>
        <w:tblW w:w="14459" w:type="dxa"/>
        <w:tblLayout w:type="fixed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10881"/>
        <w:gridCol w:w="3578"/>
      </w:tblGrid>
      <w:tr w:rsidR="009050DF" w:rsidRPr="00456C16" w14:paraId="60B188C7" w14:textId="77777777" w:rsidTr="00392B85">
        <w:trPr>
          <w:cantSplit/>
          <w:trHeight w:val="1232"/>
        </w:trPr>
        <w:tc>
          <w:tcPr>
            <w:tcW w:w="10881" w:type="dxa"/>
          </w:tcPr>
          <w:p w14:paraId="2B79666A" w14:textId="77777777" w:rsidR="009050DF" w:rsidRPr="00DB2B0A" w:rsidRDefault="009050DF" w:rsidP="009050DF">
            <w:pPr>
              <w:spacing w:after="120"/>
              <w:rPr>
                <w:b/>
                <w:sz w:val="22"/>
              </w:rPr>
            </w:pPr>
          </w:p>
          <w:p w14:paraId="6B5AC5B3" w14:textId="77777777" w:rsidR="009050DF" w:rsidRPr="00DB2B0A" w:rsidRDefault="009050DF" w:rsidP="009050DF">
            <w:pPr>
              <w:spacing w:after="120"/>
              <w:rPr>
                <w:b/>
                <w:sz w:val="22"/>
              </w:rPr>
            </w:pPr>
          </w:p>
          <w:p w14:paraId="145F5206" w14:textId="77777777" w:rsidR="009050DF" w:rsidRPr="00DB2B0A" w:rsidRDefault="009050DF" w:rsidP="009050DF">
            <w:pPr>
              <w:spacing w:after="120"/>
              <w:rPr>
                <w:b/>
                <w:sz w:val="22"/>
              </w:rPr>
            </w:pPr>
            <w:r w:rsidRPr="00DB2B0A">
              <w:rPr>
                <w:b/>
                <w:sz w:val="22"/>
              </w:rPr>
              <w:t>Доступ разрешаю:</w:t>
            </w:r>
          </w:p>
          <w:p w14:paraId="27DA7C89" w14:textId="77777777" w:rsidR="009050DF" w:rsidRPr="00DB2B0A" w:rsidRDefault="009050DF" w:rsidP="009050DF">
            <w:pPr>
              <w:rPr>
                <w:sz w:val="22"/>
              </w:rPr>
            </w:pPr>
            <w:r w:rsidRPr="00DB2B0A">
              <w:rPr>
                <w:sz w:val="22"/>
              </w:rPr>
              <w:t>Начальник Департамента информационно-технологического обеспечения</w:t>
            </w:r>
          </w:p>
          <w:p w14:paraId="03E84AC5" w14:textId="77777777" w:rsidR="009050DF" w:rsidRPr="00DB2B0A" w:rsidRDefault="009050DF" w:rsidP="009050DF">
            <w:pPr>
              <w:rPr>
                <w:sz w:val="22"/>
              </w:rPr>
            </w:pPr>
            <w:r w:rsidRPr="00DB2B0A">
              <w:rPr>
                <w:sz w:val="22"/>
              </w:rPr>
              <w:t>ПАО "ЛУКОЙЛ"</w:t>
            </w:r>
          </w:p>
          <w:p w14:paraId="0189277C" w14:textId="77777777" w:rsidR="009050DF" w:rsidRPr="00DB2B0A" w:rsidRDefault="009050DF" w:rsidP="009050DF">
            <w:pPr>
              <w:rPr>
                <w:sz w:val="22"/>
              </w:rPr>
            </w:pPr>
            <w:r w:rsidRPr="00DB2B0A">
              <w:rPr>
                <w:sz w:val="22"/>
              </w:rPr>
              <w:t>_____________________________ Староверова А.Ю.</w:t>
            </w:r>
          </w:p>
          <w:p w14:paraId="05BC7134" w14:textId="77777777" w:rsidR="009050DF" w:rsidRPr="00DB2B0A" w:rsidRDefault="009050DF" w:rsidP="009050DF">
            <w:pPr>
              <w:rPr>
                <w:sz w:val="16"/>
                <w:szCs w:val="16"/>
              </w:rPr>
            </w:pPr>
            <w:r w:rsidRPr="00DB2B0A">
              <w:rPr>
                <w:sz w:val="22"/>
              </w:rPr>
              <w:t xml:space="preserve">                            </w:t>
            </w:r>
            <w:r w:rsidRPr="00DB2B0A">
              <w:rPr>
                <w:sz w:val="16"/>
                <w:szCs w:val="16"/>
              </w:rPr>
              <w:t>подпись</w:t>
            </w:r>
          </w:p>
          <w:p w14:paraId="294F915D" w14:textId="77777777" w:rsidR="009050DF" w:rsidRPr="00DB2B0A" w:rsidRDefault="009050DF" w:rsidP="009050DF">
            <w:pPr>
              <w:rPr>
                <w:sz w:val="22"/>
              </w:rPr>
            </w:pPr>
          </w:p>
          <w:p w14:paraId="2577C336" w14:textId="6C8867F8" w:rsidR="009050DF" w:rsidRPr="00DB2B0A" w:rsidRDefault="009050DF" w:rsidP="009050DF">
            <w:pPr>
              <w:rPr>
                <w:b/>
                <w:sz w:val="22"/>
              </w:rPr>
            </w:pPr>
            <w:proofErr w:type="gramStart"/>
            <w:r w:rsidRPr="00DB2B0A">
              <w:rPr>
                <w:sz w:val="22"/>
              </w:rPr>
              <w:t xml:space="preserve">«  </w:t>
            </w:r>
            <w:proofErr w:type="gramEnd"/>
            <w:r w:rsidRPr="00DB2B0A">
              <w:rPr>
                <w:sz w:val="22"/>
              </w:rPr>
              <w:t xml:space="preserve">    » ___________ 202__г.</w:t>
            </w:r>
            <w:r w:rsidRPr="00DB2B0A">
              <w:rPr>
                <w:b/>
                <w:sz w:val="22"/>
              </w:rPr>
              <w:t xml:space="preserve"> </w:t>
            </w:r>
            <w:r w:rsidRPr="00DB2B0A">
              <w:rPr>
                <w:b/>
                <w:sz w:val="22"/>
              </w:rPr>
              <w:tab/>
            </w:r>
            <w:r w:rsidRPr="00DB2B0A">
              <w:rPr>
                <w:b/>
                <w:sz w:val="22"/>
              </w:rPr>
              <w:tab/>
            </w:r>
          </w:p>
        </w:tc>
        <w:tc>
          <w:tcPr>
            <w:tcW w:w="3578" w:type="dxa"/>
          </w:tcPr>
          <w:p w14:paraId="48098513" w14:textId="613AB94B" w:rsidR="009050DF" w:rsidRPr="00DB2B0A" w:rsidRDefault="009050DF" w:rsidP="009050DF">
            <w:pPr>
              <w:tabs>
                <w:tab w:val="left" w:pos="14400"/>
              </w:tabs>
              <w:spacing w:before="120" w:after="120"/>
              <w:ind w:right="283"/>
              <w:jc w:val="right"/>
            </w:pPr>
            <w:r w:rsidRPr="00DB2B0A">
              <w:t>Приложение № </w:t>
            </w:r>
            <w:r w:rsidR="0018625B">
              <w:t>1</w:t>
            </w:r>
          </w:p>
          <w:p w14:paraId="30430265" w14:textId="77777777" w:rsidR="009050DF" w:rsidRPr="00DB2B0A" w:rsidRDefault="009050DF" w:rsidP="009050DF">
            <w:pPr>
              <w:ind w:right="174"/>
              <w:jc w:val="center"/>
              <w:rPr>
                <w:b/>
                <w:sz w:val="22"/>
              </w:rPr>
            </w:pPr>
          </w:p>
          <w:p w14:paraId="15BFA407" w14:textId="77777777" w:rsidR="009050DF" w:rsidRPr="00DB2B0A" w:rsidRDefault="009050DF" w:rsidP="009050DF">
            <w:pPr>
              <w:ind w:right="174"/>
              <w:jc w:val="center"/>
              <w:rPr>
                <w:b/>
                <w:sz w:val="22"/>
                <w:szCs w:val="22"/>
              </w:rPr>
            </w:pPr>
            <w:r w:rsidRPr="00DB2B0A">
              <w:rPr>
                <w:b/>
                <w:sz w:val="22"/>
                <w:szCs w:val="22"/>
              </w:rPr>
              <w:t>Заместителю Генерального директора – Главному инженеру</w:t>
            </w:r>
          </w:p>
          <w:p w14:paraId="74045105" w14:textId="77777777" w:rsidR="009050DF" w:rsidRPr="00DB2B0A" w:rsidRDefault="009050DF" w:rsidP="009050DF">
            <w:pPr>
              <w:ind w:right="174"/>
              <w:jc w:val="center"/>
              <w:rPr>
                <w:b/>
                <w:sz w:val="22"/>
                <w:szCs w:val="22"/>
              </w:rPr>
            </w:pPr>
            <w:r w:rsidRPr="00DB2B0A">
              <w:rPr>
                <w:b/>
                <w:sz w:val="22"/>
                <w:szCs w:val="22"/>
              </w:rPr>
              <w:t>ООО «ЛУКОЙЛ-Технологии»</w:t>
            </w:r>
          </w:p>
          <w:p w14:paraId="64A51AA9" w14:textId="77777777" w:rsidR="009050DF" w:rsidRPr="00DB2B0A" w:rsidRDefault="009050DF" w:rsidP="009050DF">
            <w:pPr>
              <w:ind w:right="174"/>
              <w:jc w:val="center"/>
              <w:rPr>
                <w:b/>
              </w:rPr>
            </w:pPr>
            <w:r w:rsidRPr="00DB2B0A">
              <w:rPr>
                <w:b/>
              </w:rPr>
              <w:t>Алаеву В.А.</w:t>
            </w:r>
          </w:p>
          <w:p w14:paraId="2CFCAA53" w14:textId="77777777" w:rsidR="009050DF" w:rsidRPr="00DB2B0A" w:rsidRDefault="009050DF" w:rsidP="009050DF">
            <w:pPr>
              <w:rPr>
                <w:b/>
                <w:sz w:val="22"/>
              </w:rPr>
            </w:pPr>
          </w:p>
          <w:p w14:paraId="41BF3DC5" w14:textId="77777777" w:rsidR="009050DF" w:rsidRPr="00DB2B0A" w:rsidRDefault="009050DF" w:rsidP="009050DF">
            <w:pPr>
              <w:pStyle w:val="2"/>
              <w:rPr>
                <w:rFonts w:eastAsia="MS Mincho"/>
                <w:bCs w:val="0"/>
                <w:sz w:val="22"/>
                <w:lang w:eastAsia="ja-JP"/>
              </w:rPr>
            </w:pPr>
          </w:p>
        </w:tc>
      </w:tr>
    </w:tbl>
    <w:p w14:paraId="09CB47A7" w14:textId="5B88FA47" w:rsidR="00392B85" w:rsidRPr="00DB2B0A" w:rsidRDefault="00392B85" w:rsidP="00DB2B0A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000000" w:themeColor="text1"/>
        </w:rPr>
      </w:pPr>
      <w:r w:rsidRPr="00DB2B0A">
        <w:rPr>
          <w:rFonts w:ascii="Times New Roman" w:hAnsi="Times New Roman" w:cs="Times New Roman"/>
          <w:b/>
          <w:color w:val="000000" w:themeColor="text1"/>
        </w:rPr>
        <w:t xml:space="preserve">Заявка на организацию доступа </w:t>
      </w:r>
      <w:r w:rsidRPr="00DB2B0A">
        <w:rPr>
          <w:rFonts w:ascii="Times New Roman" w:hAnsi="Times New Roman" w:cs="Times New Roman"/>
          <w:b/>
          <w:color w:val="000000" w:themeColor="text1"/>
        </w:rPr>
        <w:br/>
      </w:r>
      <w:r w:rsidRPr="00DB2B0A">
        <w:rPr>
          <w:rFonts w:ascii="Times New Roman" w:hAnsi="Times New Roman" w:cs="Times New Roman"/>
          <w:color w:val="000000" w:themeColor="text1"/>
          <w:sz w:val="24"/>
          <w:szCs w:val="24"/>
        </w:rPr>
        <w:t>к информационному ресурсу:</w:t>
      </w:r>
      <w:r w:rsidRPr="00DB2B0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DB2B0A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Корпоративная Система Словарей и Справочников (КССС)</w:t>
      </w:r>
    </w:p>
    <w:p w14:paraId="56889148" w14:textId="77777777" w:rsidR="00392B85" w:rsidRPr="00DB2B0A" w:rsidRDefault="00392B85" w:rsidP="00DB2B0A">
      <w:pPr>
        <w:pStyle w:val="1"/>
        <w:spacing w:before="0" w:after="12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B2B0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заполняется на лиц, являющихся работниками организаций Группы «ЛУКОЙЛ»</w:t>
      </w:r>
    </w:p>
    <w:tbl>
      <w:tblPr>
        <w:tblW w:w="144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984"/>
        <w:gridCol w:w="2977"/>
        <w:gridCol w:w="2977"/>
        <w:gridCol w:w="1842"/>
        <w:gridCol w:w="4137"/>
      </w:tblGrid>
      <w:tr w:rsidR="005618AE" w:rsidRPr="00456C16" w14:paraId="25677EBD" w14:textId="77777777" w:rsidTr="0065367C">
        <w:tc>
          <w:tcPr>
            <w:tcW w:w="534" w:type="dxa"/>
          </w:tcPr>
          <w:p w14:paraId="4A6BB6A5" w14:textId="77777777" w:rsidR="005618AE" w:rsidRPr="00DB2B0A" w:rsidRDefault="005618AE" w:rsidP="00D146CF">
            <w:pPr>
              <w:jc w:val="center"/>
            </w:pPr>
            <w:r w:rsidRPr="00DB2B0A">
              <w:t>№</w:t>
            </w:r>
          </w:p>
        </w:tc>
        <w:tc>
          <w:tcPr>
            <w:tcW w:w="1984" w:type="dxa"/>
          </w:tcPr>
          <w:p w14:paraId="214AB874" w14:textId="77777777" w:rsidR="005618AE" w:rsidRPr="00DB2B0A" w:rsidRDefault="005618AE" w:rsidP="00D146CF">
            <w:pPr>
              <w:jc w:val="center"/>
            </w:pPr>
            <w:r w:rsidRPr="00DB2B0A">
              <w:t>Ф.И.О. работника (полностью)</w:t>
            </w:r>
          </w:p>
        </w:tc>
        <w:tc>
          <w:tcPr>
            <w:tcW w:w="2977" w:type="dxa"/>
          </w:tcPr>
          <w:p w14:paraId="4A92EBD1" w14:textId="77777777" w:rsidR="005618AE" w:rsidRPr="00DB2B0A" w:rsidRDefault="005618AE" w:rsidP="00D146CF">
            <w:pPr>
              <w:jc w:val="center"/>
              <w:rPr>
                <w:b/>
              </w:rPr>
            </w:pPr>
            <w:r w:rsidRPr="00DB2B0A">
              <w:t xml:space="preserve">Подразделение, </w:t>
            </w:r>
            <w:r w:rsidRPr="00DB2B0A">
              <w:rPr>
                <w:b/>
              </w:rPr>
              <w:t>д</w:t>
            </w:r>
            <w:r w:rsidRPr="00DB2B0A">
              <w:t xml:space="preserve">олжность, </w:t>
            </w:r>
            <w:r w:rsidRPr="00DB2B0A">
              <w:rPr>
                <w:lang w:val="en-US"/>
              </w:rPr>
              <w:t>e</w:t>
            </w:r>
            <w:r w:rsidRPr="00DB2B0A">
              <w:t>-</w:t>
            </w:r>
            <w:r w:rsidRPr="00DB2B0A">
              <w:rPr>
                <w:lang w:val="en-US"/>
              </w:rPr>
              <w:t>mail</w:t>
            </w:r>
          </w:p>
        </w:tc>
        <w:tc>
          <w:tcPr>
            <w:tcW w:w="2977" w:type="dxa"/>
          </w:tcPr>
          <w:p w14:paraId="016D9B2E" w14:textId="77777777" w:rsidR="005618AE" w:rsidRPr="00DB2B0A" w:rsidRDefault="005618AE" w:rsidP="00D146CF">
            <w:pPr>
              <w:jc w:val="center"/>
            </w:pPr>
            <w:r w:rsidRPr="00DB2B0A">
              <w:t>Наименование организации Группы «ЛУКОЙЛ»</w:t>
            </w:r>
          </w:p>
        </w:tc>
        <w:tc>
          <w:tcPr>
            <w:tcW w:w="1842" w:type="dxa"/>
          </w:tcPr>
          <w:p w14:paraId="64E6D68D" w14:textId="77777777" w:rsidR="005618AE" w:rsidRPr="00DB2B0A" w:rsidRDefault="005618AE" w:rsidP="00D146CF">
            <w:pPr>
              <w:jc w:val="center"/>
            </w:pPr>
            <w:r w:rsidRPr="00DB2B0A">
              <w:t>№ комн., тел., адрес</w:t>
            </w:r>
          </w:p>
        </w:tc>
        <w:tc>
          <w:tcPr>
            <w:tcW w:w="4137" w:type="dxa"/>
          </w:tcPr>
          <w:p w14:paraId="06C1CAD3" w14:textId="77777777" w:rsidR="005618AE" w:rsidRPr="00DB2B0A" w:rsidRDefault="005618AE" w:rsidP="00D146CF">
            <w:pPr>
              <w:jc w:val="center"/>
            </w:pPr>
            <w:r w:rsidRPr="00DB2B0A">
              <w:t>Роль,</w:t>
            </w:r>
          </w:p>
          <w:p w14:paraId="538EB94C" w14:textId="77777777" w:rsidR="005618AE" w:rsidRPr="00DB2B0A" w:rsidRDefault="005618AE" w:rsidP="00D146CF">
            <w:pPr>
              <w:jc w:val="center"/>
            </w:pPr>
            <w:r w:rsidRPr="00DB2B0A">
              <w:t>примечание</w:t>
            </w:r>
          </w:p>
        </w:tc>
      </w:tr>
      <w:tr w:rsidR="005618AE" w:rsidRPr="00456C16" w14:paraId="1248D53B" w14:textId="77777777" w:rsidTr="0065367C">
        <w:trPr>
          <w:cantSplit/>
        </w:trPr>
        <w:tc>
          <w:tcPr>
            <w:tcW w:w="534" w:type="dxa"/>
          </w:tcPr>
          <w:p w14:paraId="0E75E23E" w14:textId="77777777" w:rsidR="005618AE" w:rsidRPr="00DB2B0A" w:rsidRDefault="005618AE" w:rsidP="00D146CF">
            <w:pPr>
              <w:jc w:val="center"/>
            </w:pPr>
          </w:p>
        </w:tc>
        <w:tc>
          <w:tcPr>
            <w:tcW w:w="1984" w:type="dxa"/>
          </w:tcPr>
          <w:p w14:paraId="5B75263C" w14:textId="77777777" w:rsidR="005618AE" w:rsidRPr="00DB2B0A" w:rsidRDefault="005618AE" w:rsidP="00D146CF">
            <w:pPr>
              <w:jc w:val="center"/>
            </w:pPr>
          </w:p>
        </w:tc>
        <w:tc>
          <w:tcPr>
            <w:tcW w:w="2977" w:type="dxa"/>
          </w:tcPr>
          <w:p w14:paraId="3848B11A" w14:textId="77777777" w:rsidR="005618AE" w:rsidRPr="00DB2B0A" w:rsidRDefault="005618AE" w:rsidP="00D146CF">
            <w:pPr>
              <w:jc w:val="center"/>
            </w:pPr>
          </w:p>
        </w:tc>
        <w:tc>
          <w:tcPr>
            <w:tcW w:w="2977" w:type="dxa"/>
          </w:tcPr>
          <w:p w14:paraId="57BEFC19" w14:textId="77777777" w:rsidR="005618AE" w:rsidRPr="00DB2B0A" w:rsidRDefault="005618AE" w:rsidP="00D146CF">
            <w:pPr>
              <w:jc w:val="center"/>
            </w:pPr>
          </w:p>
        </w:tc>
        <w:tc>
          <w:tcPr>
            <w:tcW w:w="1842" w:type="dxa"/>
          </w:tcPr>
          <w:p w14:paraId="54DA3A20" w14:textId="77777777" w:rsidR="005618AE" w:rsidRPr="00DB2B0A" w:rsidRDefault="005618AE" w:rsidP="00D146CF">
            <w:pPr>
              <w:jc w:val="center"/>
            </w:pPr>
          </w:p>
        </w:tc>
        <w:tc>
          <w:tcPr>
            <w:tcW w:w="4137" w:type="dxa"/>
          </w:tcPr>
          <w:p w14:paraId="52F4BECE" w14:textId="77777777" w:rsidR="005618AE" w:rsidRPr="00DB2B0A" w:rsidRDefault="005618AE" w:rsidP="00D146CF">
            <w:pPr>
              <w:jc w:val="center"/>
              <w:rPr>
                <w:iCs/>
              </w:rPr>
            </w:pPr>
          </w:p>
        </w:tc>
      </w:tr>
    </w:tbl>
    <w:p w14:paraId="0F28FD99" w14:textId="77777777" w:rsidR="005618AE" w:rsidRPr="00DB2B0A" w:rsidRDefault="005618AE" w:rsidP="005618AE">
      <w:pPr>
        <w:pStyle w:val="2"/>
        <w:spacing w:before="120"/>
        <w:rPr>
          <w:bCs w:val="0"/>
          <w:iCs/>
          <w:szCs w:val="28"/>
        </w:rPr>
      </w:pPr>
      <w:r w:rsidRPr="00DB2B0A">
        <w:rPr>
          <w:bCs w:val="0"/>
          <w:iCs/>
          <w:szCs w:val="28"/>
        </w:rPr>
        <w:t xml:space="preserve">заполняется на лиц, не являющихся работниками организаций Группы «ЛУКОЙЛ»: </w:t>
      </w:r>
    </w:p>
    <w:p w14:paraId="32957CCC" w14:textId="77777777" w:rsidR="005618AE" w:rsidRPr="00DB2B0A" w:rsidRDefault="005618AE" w:rsidP="00971B80">
      <w:pPr>
        <w:ind w:right="283"/>
        <w:jc w:val="right"/>
        <w:rPr>
          <w:b/>
          <w:bCs/>
          <w:iCs/>
        </w:rPr>
      </w:pPr>
      <w:r w:rsidRPr="00DB2B0A">
        <w:rPr>
          <w:b/>
          <w:bCs/>
          <w:iCs/>
        </w:rPr>
        <w:t>до _____________ 202 __ г.</w:t>
      </w:r>
    </w:p>
    <w:p w14:paraId="2BE16A03" w14:textId="77777777" w:rsidR="005618AE" w:rsidRPr="00456C16" w:rsidRDefault="005618AE" w:rsidP="005618AE">
      <w:pPr>
        <w:jc w:val="right"/>
        <w:rPr>
          <w:b/>
          <w:bCs/>
          <w:iCs/>
          <w:sz w:val="26"/>
          <w:szCs w:val="26"/>
        </w:rPr>
      </w:pPr>
    </w:p>
    <w:tbl>
      <w:tblPr>
        <w:tblW w:w="14459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"/>
        <w:gridCol w:w="646"/>
        <w:gridCol w:w="1862"/>
        <w:gridCol w:w="1006"/>
        <w:gridCol w:w="1536"/>
        <w:gridCol w:w="1153"/>
        <w:gridCol w:w="1134"/>
        <w:gridCol w:w="1842"/>
        <w:gridCol w:w="1869"/>
        <w:gridCol w:w="3118"/>
        <w:gridCol w:w="284"/>
      </w:tblGrid>
      <w:tr w:rsidR="005618AE" w:rsidRPr="00456C16" w14:paraId="1446623E" w14:textId="77777777" w:rsidTr="0065367C">
        <w:trPr>
          <w:gridBefore w:val="1"/>
          <w:wBefore w:w="9" w:type="dxa"/>
          <w:cantSplit/>
          <w:trHeight w:val="620"/>
        </w:trPr>
        <w:tc>
          <w:tcPr>
            <w:tcW w:w="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CCF02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  <w:r w:rsidRPr="00DB2B0A">
              <w:rPr>
                <w:sz w:val="20"/>
                <w:szCs w:val="20"/>
              </w:rPr>
              <w:t>№</w:t>
            </w:r>
          </w:p>
          <w:p w14:paraId="5D8E3201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</w:p>
          <w:p w14:paraId="332125A3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</w:p>
          <w:p w14:paraId="19AD9D75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E50AB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  <w:r w:rsidRPr="00DB2B0A">
              <w:rPr>
                <w:sz w:val="20"/>
                <w:szCs w:val="20"/>
              </w:rPr>
              <w:t>Ф.И.О. работника</w:t>
            </w:r>
          </w:p>
        </w:tc>
        <w:tc>
          <w:tcPr>
            <w:tcW w:w="25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98EAE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  <w:r w:rsidRPr="00DB2B0A">
              <w:rPr>
                <w:sz w:val="20"/>
                <w:szCs w:val="20"/>
              </w:rPr>
              <w:t>Наименование организации и должность работника</w:t>
            </w:r>
          </w:p>
        </w:tc>
        <w:tc>
          <w:tcPr>
            <w:tcW w:w="22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38BE4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  <w:r w:rsidRPr="00DB2B0A">
              <w:rPr>
                <w:sz w:val="20"/>
                <w:szCs w:val="20"/>
              </w:rPr>
              <w:t>Номер и дата договора (соглашения) о выполнении работ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A8C36" w14:textId="77777777" w:rsidR="005618AE" w:rsidRPr="00DB2B0A" w:rsidRDefault="005618AE" w:rsidP="00D146CF">
            <w:pPr>
              <w:jc w:val="center"/>
              <w:rPr>
                <w:sz w:val="20"/>
                <w:szCs w:val="20"/>
              </w:rPr>
            </w:pPr>
            <w:r w:rsidRPr="00DB2B0A">
              <w:rPr>
                <w:sz w:val="20"/>
                <w:szCs w:val="20"/>
              </w:rPr>
              <w:t>№ комн., адрес выполнения работ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1BA0C" w14:textId="77777777" w:rsidR="005618AE" w:rsidRPr="00DB2B0A" w:rsidRDefault="005618AE" w:rsidP="00D146CF">
            <w:pPr>
              <w:pStyle w:val="6"/>
              <w:rPr>
                <w:rFonts w:ascii="Times New Roman" w:hAnsi="Times New Roman" w:cs="Times New Roman"/>
              </w:rPr>
            </w:pPr>
            <w:r w:rsidRPr="00DB2B0A">
              <w:rPr>
                <w:rFonts w:ascii="Times New Roman" w:eastAsia="MS Mincho" w:hAnsi="Times New Roman" w:cs="Times New Roman"/>
                <w:color w:val="auto"/>
              </w:rPr>
              <w:t>Роль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B1B54AB" w14:textId="77777777" w:rsidR="005618AE" w:rsidRPr="00DB2B0A" w:rsidRDefault="005618AE" w:rsidP="00D146CF">
            <w:pPr>
              <w:jc w:val="center"/>
              <w:rPr>
                <w:sz w:val="18"/>
                <w:szCs w:val="18"/>
              </w:rPr>
            </w:pPr>
            <w:r w:rsidRPr="00DB2B0A">
              <w:rPr>
                <w:sz w:val="18"/>
                <w:szCs w:val="18"/>
              </w:rPr>
              <w:t>Подпись работника об ознакомлении с установленным в ПАО «ЛУКОЙЛ» режимом коммерческой тайны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8C1D21" w14:textId="77777777" w:rsidR="005618AE" w:rsidRPr="00456C16" w:rsidRDefault="005618AE" w:rsidP="00D146CF">
            <w:pPr>
              <w:jc w:val="center"/>
              <w:rPr>
                <w:sz w:val="26"/>
                <w:szCs w:val="26"/>
              </w:rPr>
            </w:pPr>
          </w:p>
        </w:tc>
      </w:tr>
      <w:tr w:rsidR="005618AE" w:rsidRPr="00456C16" w14:paraId="49B4E290" w14:textId="77777777" w:rsidTr="0065367C">
        <w:trPr>
          <w:gridBefore w:val="1"/>
          <w:wBefore w:w="9" w:type="dxa"/>
          <w:cantSplit/>
        </w:trPr>
        <w:tc>
          <w:tcPr>
            <w:tcW w:w="6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3A389" w14:textId="77777777" w:rsidR="005618AE" w:rsidRPr="00DB2B0A" w:rsidRDefault="005618AE" w:rsidP="00D146CF">
            <w:pPr>
              <w:jc w:val="center"/>
            </w:pPr>
          </w:p>
        </w:tc>
        <w:tc>
          <w:tcPr>
            <w:tcW w:w="1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5B5C2" w14:textId="77777777" w:rsidR="005618AE" w:rsidRPr="00DB2B0A" w:rsidRDefault="005618AE" w:rsidP="00D146CF">
            <w:pPr>
              <w:jc w:val="center"/>
            </w:pPr>
          </w:p>
        </w:tc>
        <w:tc>
          <w:tcPr>
            <w:tcW w:w="25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A9809" w14:textId="77777777" w:rsidR="005618AE" w:rsidRPr="00DB2B0A" w:rsidRDefault="005618AE" w:rsidP="00D146CF">
            <w:pPr>
              <w:jc w:val="center"/>
            </w:pPr>
          </w:p>
        </w:tc>
        <w:tc>
          <w:tcPr>
            <w:tcW w:w="22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772D5" w14:textId="77777777" w:rsidR="005618AE" w:rsidRPr="00DB2B0A" w:rsidRDefault="005618AE" w:rsidP="00D146CF">
            <w:pPr>
              <w:jc w:val="center"/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CF585" w14:textId="77777777" w:rsidR="005618AE" w:rsidRPr="00DB2B0A" w:rsidRDefault="005618AE" w:rsidP="00D146CF">
            <w:pPr>
              <w:jc w:val="center"/>
            </w:pP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3EC99" w14:textId="77777777" w:rsidR="005618AE" w:rsidRPr="00DB2B0A" w:rsidRDefault="005618AE" w:rsidP="00D146CF">
            <w:pPr>
              <w:jc w:val="center"/>
            </w:pP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1D88380" w14:textId="77777777" w:rsidR="005618AE" w:rsidRPr="00DB2B0A" w:rsidRDefault="005618AE" w:rsidP="00D146CF">
            <w:pPr>
              <w:jc w:val="center"/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A3977C7" w14:textId="77777777" w:rsidR="005618AE" w:rsidRPr="00456C16" w:rsidRDefault="005618AE" w:rsidP="00D146CF">
            <w:pPr>
              <w:jc w:val="center"/>
              <w:rPr>
                <w:sz w:val="26"/>
                <w:szCs w:val="26"/>
              </w:rPr>
            </w:pPr>
          </w:p>
        </w:tc>
      </w:tr>
      <w:tr w:rsidR="00737834" w:rsidRPr="00456C16" w14:paraId="6B1F32E5" w14:textId="77777777" w:rsidTr="006536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3" w:type="dxa"/>
            <w:gridSpan w:val="4"/>
          </w:tcPr>
          <w:p w14:paraId="3B647CEA" w14:textId="77777777" w:rsidR="00737834" w:rsidRPr="00DB2B0A" w:rsidRDefault="00737834" w:rsidP="00737834">
            <w:r w:rsidRPr="00DB2B0A">
              <w:rPr>
                <w:bCs/>
              </w:rPr>
              <w:t>«      » ___________ 202__г.</w:t>
            </w:r>
          </w:p>
        </w:tc>
        <w:tc>
          <w:tcPr>
            <w:tcW w:w="10936" w:type="dxa"/>
            <w:gridSpan w:val="7"/>
          </w:tcPr>
          <w:p w14:paraId="1918E53E" w14:textId="77777777" w:rsidR="00737834" w:rsidRPr="00456C16" w:rsidRDefault="00737834" w:rsidP="00737834">
            <w:pPr>
              <w:jc w:val="right"/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_________________________________________________________________________________</w:t>
            </w:r>
          </w:p>
        </w:tc>
      </w:tr>
      <w:tr w:rsidR="00737834" w:rsidRPr="00456C16" w14:paraId="35EB40D1" w14:textId="77777777" w:rsidTr="006536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3" w:type="dxa"/>
            <w:gridSpan w:val="4"/>
          </w:tcPr>
          <w:p w14:paraId="26F05DF3" w14:textId="77777777" w:rsidR="00737834" w:rsidRPr="00456C16" w:rsidRDefault="00737834" w:rsidP="00737834">
            <w:pPr>
              <w:rPr>
                <w:bCs/>
                <w:sz w:val="26"/>
                <w:szCs w:val="26"/>
              </w:rPr>
            </w:pPr>
          </w:p>
        </w:tc>
        <w:tc>
          <w:tcPr>
            <w:tcW w:w="10936" w:type="dxa"/>
            <w:gridSpan w:val="7"/>
          </w:tcPr>
          <w:p w14:paraId="6E50F656" w14:textId="77777777" w:rsidR="00737834" w:rsidRPr="00DB2B0A" w:rsidRDefault="00737834" w:rsidP="00737834">
            <w:pPr>
              <w:jc w:val="right"/>
              <w:rPr>
                <w:sz w:val="16"/>
                <w:szCs w:val="16"/>
              </w:rPr>
            </w:pPr>
            <w:r w:rsidRPr="00DB2B0A">
              <w:rPr>
                <w:sz w:val="16"/>
                <w:szCs w:val="16"/>
              </w:rPr>
              <w:t>должность, ФИО руководителя структурного подразделения организации Группы «ЛУКОЙЛ» или иной организации</w:t>
            </w:r>
          </w:p>
          <w:p w14:paraId="330730E3" w14:textId="77777777" w:rsidR="00737834" w:rsidRPr="00456C16" w:rsidRDefault="00737834" w:rsidP="00737834">
            <w:pPr>
              <w:jc w:val="right"/>
              <w:rPr>
                <w:sz w:val="26"/>
                <w:szCs w:val="26"/>
              </w:rPr>
            </w:pPr>
          </w:p>
        </w:tc>
      </w:tr>
      <w:tr w:rsidR="00737834" w:rsidRPr="00456C16" w14:paraId="19944EA1" w14:textId="77777777" w:rsidTr="006536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3" w:type="dxa"/>
            <w:gridSpan w:val="4"/>
          </w:tcPr>
          <w:p w14:paraId="1D226F4A" w14:textId="77777777" w:rsidR="00737834" w:rsidRPr="00456C16" w:rsidRDefault="00737834" w:rsidP="00737834">
            <w:pPr>
              <w:rPr>
                <w:bCs/>
                <w:sz w:val="26"/>
                <w:szCs w:val="26"/>
              </w:rPr>
            </w:pPr>
          </w:p>
        </w:tc>
        <w:tc>
          <w:tcPr>
            <w:tcW w:w="10936" w:type="dxa"/>
            <w:gridSpan w:val="7"/>
          </w:tcPr>
          <w:p w14:paraId="4D1429CC" w14:textId="77777777" w:rsidR="00737834" w:rsidRPr="00DB2B0A" w:rsidRDefault="00737834" w:rsidP="00737834">
            <w:pPr>
              <w:jc w:val="right"/>
              <w:rPr>
                <w:color w:val="999999"/>
                <w:sz w:val="16"/>
                <w:szCs w:val="16"/>
              </w:rPr>
            </w:pPr>
            <w:r w:rsidRPr="00DB2B0A">
              <w:rPr>
                <w:sz w:val="16"/>
                <w:szCs w:val="16"/>
              </w:rPr>
              <w:t>___________________________</w:t>
            </w:r>
            <w:r w:rsidRPr="00DB2B0A">
              <w:rPr>
                <w:sz w:val="16"/>
                <w:szCs w:val="16"/>
              </w:rPr>
              <w:tab/>
            </w:r>
            <w:r w:rsidRPr="00DB2B0A">
              <w:rPr>
                <w:sz w:val="16"/>
                <w:szCs w:val="16"/>
              </w:rPr>
              <w:tab/>
            </w:r>
            <w:r w:rsidRPr="00DB2B0A">
              <w:rPr>
                <w:sz w:val="16"/>
                <w:szCs w:val="16"/>
              </w:rPr>
              <w:tab/>
            </w:r>
          </w:p>
        </w:tc>
      </w:tr>
      <w:tr w:rsidR="00737834" w:rsidRPr="00456C16" w14:paraId="6B5BF20F" w14:textId="77777777" w:rsidTr="0065367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212" w:type="dxa"/>
            <w:gridSpan w:val="6"/>
          </w:tcPr>
          <w:p w14:paraId="69992FF5" w14:textId="77777777" w:rsidR="00737834" w:rsidRPr="00456C16" w:rsidRDefault="00737834" w:rsidP="00737834">
            <w:pPr>
              <w:rPr>
                <w:b/>
                <w:sz w:val="26"/>
                <w:szCs w:val="26"/>
              </w:rPr>
            </w:pPr>
          </w:p>
        </w:tc>
        <w:tc>
          <w:tcPr>
            <w:tcW w:w="8247" w:type="dxa"/>
            <w:gridSpan w:val="5"/>
          </w:tcPr>
          <w:p w14:paraId="34D1B00F" w14:textId="77777777" w:rsidR="00737834" w:rsidRPr="00DB2B0A" w:rsidRDefault="00737834" w:rsidP="00737834">
            <w:pPr>
              <w:jc w:val="right"/>
              <w:rPr>
                <w:sz w:val="16"/>
                <w:szCs w:val="16"/>
              </w:rPr>
            </w:pPr>
            <w:r w:rsidRPr="00DB2B0A">
              <w:rPr>
                <w:sz w:val="16"/>
                <w:szCs w:val="16"/>
              </w:rPr>
              <w:t>подпись</w:t>
            </w:r>
            <w:r w:rsidRPr="00DB2B0A">
              <w:rPr>
                <w:sz w:val="16"/>
                <w:szCs w:val="16"/>
              </w:rPr>
              <w:tab/>
            </w:r>
            <w:r w:rsidRPr="00DB2B0A">
              <w:rPr>
                <w:sz w:val="16"/>
                <w:szCs w:val="16"/>
              </w:rPr>
              <w:tab/>
            </w:r>
            <w:r w:rsidRPr="00DB2B0A">
              <w:rPr>
                <w:sz w:val="16"/>
                <w:szCs w:val="16"/>
              </w:rPr>
              <w:tab/>
            </w:r>
            <w:r w:rsidRPr="00DB2B0A">
              <w:rPr>
                <w:sz w:val="16"/>
                <w:szCs w:val="16"/>
              </w:rPr>
              <w:tab/>
            </w:r>
            <w:r w:rsidRPr="00DB2B0A">
              <w:rPr>
                <w:sz w:val="16"/>
                <w:szCs w:val="16"/>
              </w:rPr>
              <w:tab/>
            </w:r>
          </w:p>
        </w:tc>
      </w:tr>
    </w:tbl>
    <w:p w14:paraId="416215A5" w14:textId="77777777" w:rsidR="005618AE" w:rsidRPr="00DB2B0A" w:rsidRDefault="005618AE" w:rsidP="005618AE">
      <w:pPr>
        <w:rPr>
          <w:sz w:val="16"/>
          <w:szCs w:val="16"/>
        </w:rPr>
      </w:pPr>
      <w:r w:rsidRPr="00DB2B0A">
        <w:rPr>
          <w:sz w:val="16"/>
          <w:szCs w:val="16"/>
        </w:rPr>
        <w:t>ФИО исполнителя</w:t>
      </w:r>
    </w:p>
    <w:p w14:paraId="6AE53FDE" w14:textId="77777777" w:rsidR="005618AE" w:rsidRPr="00DB2B0A" w:rsidRDefault="005618AE" w:rsidP="005618AE">
      <w:pPr>
        <w:rPr>
          <w:sz w:val="16"/>
          <w:szCs w:val="16"/>
        </w:rPr>
      </w:pPr>
      <w:r w:rsidRPr="00DB2B0A">
        <w:rPr>
          <w:sz w:val="16"/>
          <w:szCs w:val="16"/>
        </w:rPr>
        <w:t>Телефон</w:t>
      </w:r>
    </w:p>
    <w:p w14:paraId="77D01B2F" w14:textId="77777777" w:rsidR="00C25B4B" w:rsidRPr="00DB2B0A" w:rsidRDefault="005618AE" w:rsidP="005618AE">
      <w:pPr>
        <w:rPr>
          <w:sz w:val="16"/>
          <w:szCs w:val="16"/>
          <w:lang w:val="en-US"/>
        </w:rPr>
      </w:pPr>
      <w:r w:rsidRPr="00DB2B0A">
        <w:rPr>
          <w:sz w:val="16"/>
          <w:szCs w:val="16"/>
          <w:lang w:val="en-US"/>
        </w:rPr>
        <w:t>E</w:t>
      </w:r>
      <w:r w:rsidRPr="00DB2B0A">
        <w:rPr>
          <w:sz w:val="16"/>
          <w:szCs w:val="16"/>
        </w:rPr>
        <w:t>-</w:t>
      </w:r>
      <w:r w:rsidRPr="00DB2B0A">
        <w:rPr>
          <w:sz w:val="16"/>
          <w:szCs w:val="16"/>
          <w:lang w:val="en-US"/>
        </w:rPr>
        <w:t>mail</w:t>
      </w:r>
    </w:p>
    <w:p w14:paraId="05AFDDE1" w14:textId="77777777" w:rsidR="00C25B4B" w:rsidRPr="00456C16" w:rsidRDefault="00C25B4B">
      <w:pPr>
        <w:rPr>
          <w:sz w:val="26"/>
          <w:szCs w:val="26"/>
          <w:lang w:val="en-US"/>
        </w:rPr>
      </w:pPr>
      <w:r w:rsidRPr="00456C16">
        <w:rPr>
          <w:sz w:val="26"/>
          <w:szCs w:val="26"/>
          <w:lang w:val="en-US"/>
        </w:rPr>
        <w:br w:type="page"/>
      </w:r>
    </w:p>
    <w:p w14:paraId="46DFA155" w14:textId="77777777" w:rsidR="00C25B4B" w:rsidRPr="00456C16" w:rsidRDefault="00C25B4B" w:rsidP="005618AE">
      <w:pPr>
        <w:rPr>
          <w:sz w:val="26"/>
          <w:szCs w:val="26"/>
        </w:rPr>
        <w:sectPr w:rsidR="00C25B4B" w:rsidRPr="00456C16" w:rsidSect="00E7509A">
          <w:headerReference w:type="default" r:id="rId15"/>
          <w:headerReference w:type="first" r:id="rId16"/>
          <w:pgSz w:w="16840" w:h="11907" w:orient="landscape"/>
          <w:pgMar w:top="851" w:right="680" w:bottom="284" w:left="1418" w:header="567" w:footer="567" w:gutter="0"/>
          <w:cols w:space="720"/>
          <w:titlePg/>
          <w:docGrid w:linePitch="326"/>
        </w:sectPr>
      </w:pPr>
    </w:p>
    <w:p w14:paraId="0C3D143F" w14:textId="665672F0" w:rsidR="00C06B7E" w:rsidRPr="00456C16" w:rsidRDefault="00C06B7E" w:rsidP="00A76A16">
      <w:pPr>
        <w:ind w:right="-1"/>
        <w:jc w:val="right"/>
        <w:rPr>
          <w:b/>
          <w:sz w:val="26"/>
          <w:szCs w:val="26"/>
        </w:rPr>
      </w:pPr>
      <w:r w:rsidRPr="00456C16">
        <w:rPr>
          <w:bCs/>
          <w:sz w:val="26"/>
          <w:szCs w:val="26"/>
        </w:rPr>
        <w:lastRenderedPageBreak/>
        <w:t>Приложение №</w:t>
      </w:r>
      <w:r w:rsidRPr="00456C16">
        <w:rPr>
          <w:sz w:val="26"/>
          <w:szCs w:val="26"/>
        </w:rPr>
        <w:t> </w:t>
      </w:r>
      <w:r w:rsidR="0018625B">
        <w:rPr>
          <w:sz w:val="26"/>
          <w:szCs w:val="26"/>
        </w:rPr>
        <w:t>2</w:t>
      </w:r>
    </w:p>
    <w:p w14:paraId="1E3E6A9D" w14:textId="77777777" w:rsidR="00C06B7E" w:rsidRPr="00456C16" w:rsidRDefault="00C06B7E" w:rsidP="00C06B7E">
      <w:pPr>
        <w:tabs>
          <w:tab w:val="left" w:pos="14400"/>
        </w:tabs>
        <w:jc w:val="center"/>
        <w:rPr>
          <w:b/>
          <w:sz w:val="26"/>
          <w:szCs w:val="26"/>
        </w:rPr>
      </w:pPr>
    </w:p>
    <w:p w14:paraId="4B553086" w14:textId="77777777" w:rsidR="00302579" w:rsidRPr="00456C16" w:rsidRDefault="00302579" w:rsidP="00302579">
      <w:pPr>
        <w:tabs>
          <w:tab w:val="left" w:pos="14400"/>
        </w:tabs>
        <w:jc w:val="center"/>
        <w:rPr>
          <w:b/>
          <w:sz w:val="26"/>
          <w:szCs w:val="26"/>
        </w:rPr>
      </w:pPr>
      <w:r w:rsidRPr="00456C16">
        <w:rPr>
          <w:b/>
          <w:sz w:val="26"/>
          <w:szCs w:val="26"/>
        </w:rPr>
        <w:t>Перечень ролей</w:t>
      </w:r>
    </w:p>
    <w:tbl>
      <w:tblPr>
        <w:tblW w:w="963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0"/>
        <w:gridCol w:w="2834"/>
        <w:gridCol w:w="2693"/>
        <w:gridCol w:w="1423"/>
      </w:tblGrid>
      <w:tr w:rsidR="009050DF" w:rsidRPr="00456C16" w14:paraId="750EBE3B" w14:textId="77777777" w:rsidTr="0065799B">
        <w:trPr>
          <w:trHeight w:val="20"/>
          <w:tblHeader/>
        </w:trPr>
        <w:tc>
          <w:tcPr>
            <w:tcW w:w="26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465A4" w14:textId="77777777" w:rsidR="009050DF" w:rsidRPr="00456C16" w:rsidRDefault="009050DF" w:rsidP="009050DF">
            <w:pPr>
              <w:rPr>
                <w:b/>
                <w:sz w:val="26"/>
                <w:szCs w:val="26"/>
              </w:rPr>
            </w:pPr>
            <w:r w:rsidRPr="00456C16">
              <w:rPr>
                <w:b/>
                <w:sz w:val="26"/>
                <w:szCs w:val="26"/>
              </w:rPr>
              <w:t>Код бизнес-роли</w:t>
            </w:r>
          </w:p>
        </w:tc>
        <w:tc>
          <w:tcPr>
            <w:tcW w:w="28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F5C01CA" w14:textId="77777777" w:rsidR="009050DF" w:rsidRPr="00456C16" w:rsidRDefault="009050DF" w:rsidP="009050DF">
            <w:pPr>
              <w:rPr>
                <w:b/>
                <w:sz w:val="26"/>
                <w:szCs w:val="26"/>
              </w:rPr>
            </w:pPr>
            <w:r w:rsidRPr="00456C16">
              <w:rPr>
                <w:b/>
                <w:sz w:val="26"/>
                <w:szCs w:val="26"/>
              </w:rPr>
              <w:t>Наименование роли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DB1F3" w14:textId="77777777" w:rsidR="009050DF" w:rsidRPr="00456C16" w:rsidRDefault="009050DF" w:rsidP="009050DF">
            <w:pPr>
              <w:rPr>
                <w:b/>
                <w:sz w:val="26"/>
                <w:szCs w:val="26"/>
              </w:rPr>
            </w:pPr>
            <w:r w:rsidRPr="00456C16">
              <w:rPr>
                <w:b/>
                <w:sz w:val="26"/>
                <w:szCs w:val="26"/>
              </w:rPr>
              <w:t>Владелец роли</w:t>
            </w:r>
          </w:p>
        </w:tc>
        <w:tc>
          <w:tcPr>
            <w:tcW w:w="14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3606BA8" w14:textId="139298C9" w:rsidR="00E93EB7" w:rsidRPr="00456C16" w:rsidRDefault="00E93EB7" w:rsidP="009050DF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Приложен</w:t>
            </w:r>
            <w:r w:rsidR="00137E06">
              <w:rPr>
                <w:b/>
                <w:sz w:val="26"/>
                <w:szCs w:val="26"/>
              </w:rPr>
              <w:t>ие</w:t>
            </w:r>
          </w:p>
        </w:tc>
      </w:tr>
      <w:tr w:rsidR="009050DF" w:rsidRPr="00456C16" w14:paraId="3B1CDBE1" w14:textId="77777777" w:rsidTr="00E70645">
        <w:trPr>
          <w:trHeight w:val="20"/>
        </w:trPr>
        <w:tc>
          <w:tcPr>
            <w:tcW w:w="9630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A4D219" w14:textId="77777777" w:rsidR="009050DF" w:rsidRPr="00456C16" w:rsidRDefault="009050DF" w:rsidP="009050DF">
            <w:pPr>
              <w:rPr>
                <w:b/>
                <w:bCs/>
                <w:sz w:val="26"/>
                <w:szCs w:val="26"/>
              </w:rPr>
            </w:pPr>
            <w:r w:rsidRPr="00456C16">
              <w:rPr>
                <w:b/>
                <w:sz w:val="26"/>
                <w:szCs w:val="26"/>
              </w:rPr>
              <w:t>Пользовательские роли</w:t>
            </w:r>
          </w:p>
        </w:tc>
      </w:tr>
      <w:tr w:rsidR="009050DF" w:rsidRPr="00456C16" w14:paraId="1BD18A68" w14:textId="77777777" w:rsidTr="0065799B">
        <w:trPr>
          <w:trHeight w:val="20"/>
        </w:trPr>
        <w:tc>
          <w:tcPr>
            <w:tcW w:w="26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C1590" w14:textId="60CCD976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ТМЦ и У Автор заданий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41272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Автор заданий по справочнику «ТМЦ и Услуги» и связанных с ним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49726" w14:textId="40CF090F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Департамент информационно-технологического обеспечения</w:t>
            </w:r>
          </w:p>
          <w:p w14:paraId="06A770D6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ПАО "ЛУКОЙЛ"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A08819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1.0</w:t>
            </w:r>
          </w:p>
          <w:p w14:paraId="0992166E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2.0</w:t>
            </w:r>
          </w:p>
          <w:p w14:paraId="44732A4A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КССС- Европа</w:t>
            </w:r>
          </w:p>
          <w:p w14:paraId="112A38CB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</w:tr>
      <w:tr w:rsidR="009050DF" w:rsidRPr="00456C16" w14:paraId="392EDD37" w14:textId="77777777" w:rsidTr="0065799B">
        <w:trPr>
          <w:trHeight w:val="20"/>
        </w:trPr>
        <w:tc>
          <w:tcPr>
            <w:tcW w:w="26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77645" w14:textId="2604062E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Пользователь Контрагенты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121A4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Автор заданий по справочникам "Контрагенты", "Банки" и связанных с ними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546D3" w14:textId="77777777" w:rsidR="00BA447E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Департамент информационно-технологического обеспечения</w:t>
            </w:r>
          </w:p>
          <w:p w14:paraId="19C5F1B3" w14:textId="0E0ACB5F" w:rsidR="009050DF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ПАО "ЛУКОЙЛ"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D618D2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1.0</w:t>
            </w:r>
          </w:p>
          <w:p w14:paraId="0583245B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2.0</w:t>
            </w:r>
          </w:p>
          <w:p w14:paraId="13167866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КССС- Европа</w:t>
            </w:r>
          </w:p>
          <w:p w14:paraId="6015A384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</w:tr>
      <w:tr w:rsidR="009050DF" w:rsidRPr="00456C16" w14:paraId="0309318A" w14:textId="77777777" w:rsidTr="0065799B">
        <w:trPr>
          <w:trHeight w:val="20"/>
        </w:trPr>
        <w:tc>
          <w:tcPr>
            <w:tcW w:w="26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94DC9" w14:textId="424880E2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Пользователь РРЭМ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A0ACF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Автор заданий по справочникам Геологоразведки и добычи.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8278B" w14:textId="77777777" w:rsidR="00BA447E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Департамент информационно-технологического обеспечения</w:t>
            </w:r>
          </w:p>
          <w:p w14:paraId="36BE9C46" w14:textId="38C1DEF5" w:rsidR="009050DF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ПАО "ЛУКОЙЛ"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7E084A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1.0</w:t>
            </w:r>
          </w:p>
          <w:p w14:paraId="0310D714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2.0</w:t>
            </w:r>
          </w:p>
          <w:p w14:paraId="3817C5BA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</w:tr>
      <w:tr w:rsidR="009050DF" w:rsidRPr="00456C16" w14:paraId="59F0DE5B" w14:textId="77777777" w:rsidTr="0065799B">
        <w:trPr>
          <w:trHeight w:val="20"/>
        </w:trPr>
        <w:tc>
          <w:tcPr>
            <w:tcW w:w="26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E31C2" w14:textId="7D46D8A2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Пользователь Информационных ресурсов</w:t>
            </w:r>
          </w:p>
          <w:p w14:paraId="2587A2EB" w14:textId="4EAEF6B3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Пользователь Корпоративного словаря</w:t>
            </w:r>
          </w:p>
          <w:p w14:paraId="5F81C7C4" w14:textId="59C650B0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Пользователь Наборов данных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9A577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Автор заданий по справочникам "Термины", "Бизнес-объекты", "Предметные области".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FCB27" w14:textId="77777777" w:rsidR="00BA447E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Департамент информационно-технологического обеспечения</w:t>
            </w:r>
          </w:p>
          <w:p w14:paraId="00FAD3C0" w14:textId="6851A109" w:rsidR="009050DF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ПАО "ЛУКОЙЛ"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9A2240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1.0</w:t>
            </w:r>
          </w:p>
          <w:p w14:paraId="0120BF41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2.0</w:t>
            </w:r>
          </w:p>
          <w:p w14:paraId="6055E2F6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</w:tr>
      <w:tr w:rsidR="009050DF" w:rsidRPr="00456C16" w14:paraId="19CB7706" w14:textId="77777777" w:rsidTr="0065799B">
        <w:trPr>
          <w:trHeight w:val="20"/>
        </w:trPr>
        <w:tc>
          <w:tcPr>
            <w:tcW w:w="26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F34BC" w14:textId="55757802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br/>
              <w:t>Пользователь Направления использования</w:t>
            </w:r>
          </w:p>
          <w:p w14:paraId="78E6C472" w14:textId="64625DE6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Пользователь Транспортных узлов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3370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Автор заданий по справочникам "Направления использования", "Транспортные узлы", "Стратегические партнеры".</w:t>
            </w:r>
          </w:p>
          <w:p w14:paraId="70C12A6C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2F600" w14:textId="77777777" w:rsidR="00BA447E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Департамент информационно-технологического обеспечения</w:t>
            </w:r>
          </w:p>
          <w:p w14:paraId="432CC9B5" w14:textId="4DE4275B" w:rsidR="009050DF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ПАО "ЛУКОЙЛ"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43056A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1.0</w:t>
            </w:r>
          </w:p>
          <w:p w14:paraId="2E337320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2.0</w:t>
            </w:r>
          </w:p>
          <w:p w14:paraId="06D44E46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</w:tr>
      <w:tr w:rsidR="009050DF" w:rsidRPr="00456C16" w14:paraId="3948A2BD" w14:textId="77777777" w:rsidTr="0065799B">
        <w:trPr>
          <w:trHeight w:val="20"/>
        </w:trPr>
        <w:tc>
          <w:tcPr>
            <w:tcW w:w="26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1DF5F" w14:textId="3DBF6E15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Пользователь ОХО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31036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Автор заданий по справочникам "Объектов хранения и отгрузки" и связанных с ним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D0192" w14:textId="77777777" w:rsidR="00BA447E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Департамент информационно-технологического обеспечения</w:t>
            </w:r>
          </w:p>
          <w:p w14:paraId="26926FE1" w14:textId="564221C5" w:rsidR="009050DF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ПАО "ЛУКОЙЛ"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ADAD19E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1.0</w:t>
            </w:r>
          </w:p>
          <w:p w14:paraId="17A89429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КССС- Европа</w:t>
            </w:r>
          </w:p>
        </w:tc>
      </w:tr>
      <w:tr w:rsidR="009050DF" w:rsidRPr="00456C16" w14:paraId="2C01DCCF" w14:textId="77777777" w:rsidTr="0065799B">
        <w:trPr>
          <w:trHeight w:val="60"/>
        </w:trPr>
        <w:tc>
          <w:tcPr>
            <w:tcW w:w="26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C260D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ТМЦ и У Редактор ГП</w:t>
            </w:r>
          </w:p>
          <w:p w14:paraId="413C74F3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ТМЦ и У Редактор НГДО</w:t>
            </w:r>
          </w:p>
          <w:p w14:paraId="475F58E8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ТМЦ и У Редактор НТУ</w:t>
            </w:r>
          </w:p>
          <w:p w14:paraId="2FE292D3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lastRenderedPageBreak/>
              <w:t xml:space="preserve">ТМЦ и У Редактор </w:t>
            </w:r>
            <w:proofErr w:type="spellStart"/>
            <w:r w:rsidRPr="00456C16">
              <w:rPr>
                <w:sz w:val="26"/>
                <w:szCs w:val="26"/>
              </w:rPr>
              <w:t>ОиМ</w:t>
            </w:r>
            <w:proofErr w:type="spellEnd"/>
          </w:p>
          <w:p w14:paraId="724DB39E" w14:textId="22277AA0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ТМЦ и У Редактор Услуги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0B401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lastRenderedPageBreak/>
              <w:t>Редактор по справочнику «ТМЦ и Услуги» и связанных с ним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2C53B" w14:textId="77777777" w:rsidR="00BA447E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Департамент информационно-технологического обеспечения</w:t>
            </w:r>
          </w:p>
          <w:p w14:paraId="47DD9C88" w14:textId="1A1523DB" w:rsidR="009050DF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ПАО "ЛУКОЙЛ"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CAFAE1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1.0</w:t>
            </w:r>
          </w:p>
          <w:p w14:paraId="55074BAD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2.0</w:t>
            </w:r>
          </w:p>
          <w:p w14:paraId="13EEFFB2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КССС- Европа</w:t>
            </w:r>
          </w:p>
          <w:p w14:paraId="52D40CF4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</w:tr>
      <w:tr w:rsidR="009050DF" w:rsidRPr="00456C16" w14:paraId="5C86DF88" w14:textId="77777777" w:rsidTr="0065799B">
        <w:trPr>
          <w:trHeight w:val="60"/>
        </w:trPr>
        <w:tc>
          <w:tcPr>
            <w:tcW w:w="26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0C7D1" w14:textId="0EDE33D3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Редактор Контрагенты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E75DE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Редактор по справочникам "Контрагенты", "Банки" и связанных с ними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8D56F" w14:textId="77777777" w:rsidR="00BA447E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Департамент информационно-технологического обеспечения</w:t>
            </w:r>
          </w:p>
          <w:p w14:paraId="10BD8A14" w14:textId="4590ED59" w:rsidR="009050DF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ПАО "ЛУКОЙЛ"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66EAFF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1.0</w:t>
            </w:r>
          </w:p>
          <w:p w14:paraId="51520849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2.0 КССС- Европа</w:t>
            </w:r>
          </w:p>
          <w:p w14:paraId="5314B594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</w:tr>
      <w:tr w:rsidR="009050DF" w:rsidRPr="00456C16" w14:paraId="7933F377" w14:textId="77777777" w:rsidTr="0065799B">
        <w:trPr>
          <w:trHeight w:val="60"/>
        </w:trPr>
        <w:tc>
          <w:tcPr>
            <w:tcW w:w="26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A4C68" w14:textId="53AE1613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Редактор РРЭМ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2101F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Редактор по справочникам Геологоразведки и добычи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8D3F0" w14:textId="77777777" w:rsidR="00BA447E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Департамент информационно-технологического обеспечения</w:t>
            </w:r>
          </w:p>
          <w:p w14:paraId="3A35E128" w14:textId="19376958" w:rsidR="009050DF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ПАО "ЛУКОЙЛ"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0B857C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1.0</w:t>
            </w:r>
          </w:p>
          <w:p w14:paraId="150CCA9B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2.0</w:t>
            </w:r>
          </w:p>
          <w:p w14:paraId="26C546A5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</w:tr>
      <w:tr w:rsidR="009050DF" w:rsidRPr="00456C16" w14:paraId="393C1174" w14:textId="77777777" w:rsidTr="0065799B">
        <w:trPr>
          <w:trHeight w:val="60"/>
        </w:trPr>
        <w:tc>
          <w:tcPr>
            <w:tcW w:w="26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E5014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Редактор Терминов</w:t>
            </w:r>
          </w:p>
          <w:p w14:paraId="0FA2D57A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 xml:space="preserve">Редактор Бизнес-объектов </w:t>
            </w:r>
          </w:p>
          <w:p w14:paraId="74E4645C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Редактор Предметных областей</w:t>
            </w:r>
          </w:p>
          <w:p w14:paraId="5AA999DD" w14:textId="78EB22B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Редактор Наборов данных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08DA6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Редактор по справочникам "Термины", "Бизнес-объекты", "Предметные области", "Наборы данных".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ADF07" w14:textId="77777777" w:rsidR="00BA447E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Департамент информационно-технологического обеспечения</w:t>
            </w:r>
          </w:p>
          <w:p w14:paraId="40C0E03C" w14:textId="41FB1271" w:rsidR="009050DF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ПАО "ЛУКОЙЛ"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672EA5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1.0</w:t>
            </w:r>
          </w:p>
          <w:p w14:paraId="0B754969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2.0</w:t>
            </w:r>
          </w:p>
          <w:p w14:paraId="2D8DEFFA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</w:tr>
      <w:tr w:rsidR="009050DF" w:rsidRPr="00456C16" w14:paraId="055604A0" w14:textId="77777777" w:rsidTr="0065799B">
        <w:trPr>
          <w:trHeight w:val="60"/>
        </w:trPr>
        <w:tc>
          <w:tcPr>
            <w:tcW w:w="26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29647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Редактор Направления использования</w:t>
            </w:r>
          </w:p>
          <w:p w14:paraId="022BE4EF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Редактор Транспортных узлов</w:t>
            </w:r>
          </w:p>
          <w:p w14:paraId="1F10D4A2" w14:textId="68FA4EB5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Редактор Стратегические партнёры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9FC01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Редактор по справочникам "Направления использования", "Транспортные узлы", "Стратегические партнеры".</w:t>
            </w:r>
          </w:p>
          <w:p w14:paraId="71059232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E401E" w14:textId="77777777" w:rsidR="00BA447E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Департамент информационно-технологического обеспечения</w:t>
            </w:r>
          </w:p>
          <w:p w14:paraId="407F1D1B" w14:textId="124E882E" w:rsidR="009050DF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ПАО "ЛУКОЙЛ"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8C68A7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1.0</w:t>
            </w:r>
          </w:p>
          <w:p w14:paraId="1097B253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2.0</w:t>
            </w:r>
          </w:p>
          <w:p w14:paraId="26A0E3F5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</w:tr>
      <w:tr w:rsidR="009050DF" w:rsidRPr="00456C16" w14:paraId="2A4719B4" w14:textId="77777777" w:rsidTr="0065799B">
        <w:trPr>
          <w:trHeight w:val="60"/>
        </w:trPr>
        <w:tc>
          <w:tcPr>
            <w:tcW w:w="26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12CC2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  <w:p w14:paraId="4FFC20B3" w14:textId="1F31CE39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Специалист ОХО</w:t>
            </w:r>
          </w:p>
          <w:p w14:paraId="167F642C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2AA1A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Редактор по справочникам "Объектов хранения и отгрузки" и связанных с ним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A0311" w14:textId="77777777" w:rsidR="00BA447E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Департамент информационно-технологического обеспечения</w:t>
            </w:r>
          </w:p>
          <w:p w14:paraId="7F669AFE" w14:textId="40446B55" w:rsidR="009050DF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ПАО "ЛУКОЙЛ"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5505B3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1.0 КССС- Европа</w:t>
            </w:r>
          </w:p>
          <w:p w14:paraId="3EC86E95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</w:tr>
      <w:tr w:rsidR="009050DF" w:rsidRPr="00456C16" w14:paraId="78EBF2D9" w14:textId="77777777" w:rsidTr="0065799B">
        <w:trPr>
          <w:trHeight w:val="60"/>
        </w:trPr>
        <w:tc>
          <w:tcPr>
            <w:tcW w:w="26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1E47D" w14:textId="78876A46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Эксперт Шаблоны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73793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Эксперт по справочнику «ТМЦ и Услуги» и связанных с ним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8C91C" w14:textId="77777777" w:rsidR="00BA447E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Департамент информационно-технологического обеспечения</w:t>
            </w:r>
          </w:p>
          <w:p w14:paraId="72CE329D" w14:textId="3957F98F" w:rsidR="009050DF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ПАО "ЛУКОЙЛ"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78936A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1.0</w:t>
            </w:r>
          </w:p>
          <w:p w14:paraId="0BBC3662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2.0</w:t>
            </w:r>
          </w:p>
          <w:p w14:paraId="4E7EFE3B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</w:tr>
      <w:tr w:rsidR="009050DF" w:rsidRPr="00456C16" w14:paraId="6F57D044" w14:textId="77777777" w:rsidTr="0065799B">
        <w:trPr>
          <w:trHeight w:val="60"/>
        </w:trPr>
        <w:tc>
          <w:tcPr>
            <w:tcW w:w="26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ED071BC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Читатель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DA7F95C" w14:textId="54D2DF54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Читатель всех справочников КССС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622342F5" w14:textId="77777777" w:rsidR="00BA447E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Департамент информационно-технологического обеспечения</w:t>
            </w:r>
          </w:p>
          <w:p w14:paraId="4C6B201E" w14:textId="7DCCA85C" w:rsidR="009050DF" w:rsidRPr="00456C16" w:rsidRDefault="00BA447E" w:rsidP="00BA447E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ПАО "ЛУКОЙЛ"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BBED46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1.0</w:t>
            </w:r>
          </w:p>
          <w:p w14:paraId="788A701E" w14:textId="77777777" w:rsidR="009050DF" w:rsidRPr="00456C16" w:rsidRDefault="009050DF" w:rsidP="009050DF">
            <w:pPr>
              <w:rPr>
                <w:sz w:val="26"/>
                <w:szCs w:val="26"/>
              </w:rPr>
            </w:pPr>
            <w:r w:rsidRPr="00456C16">
              <w:rPr>
                <w:sz w:val="26"/>
                <w:szCs w:val="26"/>
              </w:rPr>
              <w:t>КССС 2.0 КССС- Европа</w:t>
            </w:r>
          </w:p>
          <w:p w14:paraId="71FC18FF" w14:textId="77777777" w:rsidR="009050DF" w:rsidRPr="00456C16" w:rsidRDefault="009050DF" w:rsidP="009050DF">
            <w:pPr>
              <w:rPr>
                <w:sz w:val="26"/>
                <w:szCs w:val="26"/>
              </w:rPr>
            </w:pPr>
          </w:p>
        </w:tc>
      </w:tr>
    </w:tbl>
    <w:p w14:paraId="4DF4479B" w14:textId="0B33B4CD" w:rsidR="00302579" w:rsidRPr="00456C16" w:rsidRDefault="00302579" w:rsidP="009050DF">
      <w:pPr>
        <w:rPr>
          <w:bCs/>
          <w:sz w:val="26"/>
          <w:szCs w:val="26"/>
        </w:rPr>
      </w:pPr>
    </w:p>
    <w:sectPr w:rsidR="00302579" w:rsidRPr="00456C16" w:rsidSect="00A76A16">
      <w:footerReference w:type="default" r:id="rId17"/>
      <w:footerReference w:type="first" r:id="rId18"/>
      <w:pgSz w:w="11907" w:h="16840"/>
      <w:pgMar w:top="1134" w:right="851" w:bottom="1134" w:left="1418" w:header="567" w:footer="567" w:gutter="0"/>
      <w:cols w:space="720"/>
      <w:titlePg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Беликова Лилия Константиновна" w:date="2025-10-01T20:03:00Z" w:initials="БЛК">
    <w:p w14:paraId="33F4D98F" w14:textId="02856965" w:rsidR="00633FA8" w:rsidRDefault="00633FA8">
      <w:pPr>
        <w:pStyle w:val="a6"/>
      </w:pPr>
      <w:r>
        <w:rPr>
          <w:rStyle w:val="a5"/>
        </w:rPr>
        <w:annotationRef/>
      </w:r>
      <w:r>
        <w:t xml:space="preserve">Согласно </w:t>
      </w:r>
      <w:proofErr w:type="spellStart"/>
      <w:r>
        <w:t>Альфабет</w:t>
      </w:r>
      <w:proofErr w:type="spellEnd"/>
      <w:r>
        <w:t xml:space="preserve"> Владелец ИР – А.Е. Подольский</w:t>
      </w:r>
    </w:p>
  </w:comment>
  <w:comment w:id="1" w:author="Лиманский Павел Владимирович" w:date="2025-10-06T14:33:00Z" w:initials="ЛПВ">
    <w:p w14:paraId="03CFB3A8" w14:textId="6EA30D2B" w:rsidR="00633FA8" w:rsidRDefault="00633FA8">
      <w:pPr>
        <w:pStyle w:val="a6"/>
      </w:pPr>
      <w:r>
        <w:rPr>
          <w:rStyle w:val="a5"/>
        </w:rPr>
        <w:annotationRef/>
      </w:r>
      <w:r>
        <w:t xml:space="preserve">Будет выполнена актуализация информация в </w:t>
      </w:r>
      <w:proofErr w:type="spellStart"/>
      <w:r>
        <w:t>Альфабет</w:t>
      </w:r>
      <w:proofErr w:type="spellEnd"/>
      <w:r>
        <w:t>.</w:t>
      </w:r>
    </w:p>
    <w:p w14:paraId="2CF85236" w14:textId="4F9208FA" w:rsidR="00633FA8" w:rsidRDefault="00633FA8">
      <w:pPr>
        <w:pStyle w:val="a6"/>
      </w:pPr>
    </w:p>
  </w:comment>
  <w:comment w:id="3" w:author="Беликова Лилия Константиновна" w:date="2025-10-01T20:06:00Z" w:initials="БЛК">
    <w:p w14:paraId="3E0B6ECC" w14:textId="77777777" w:rsidR="00633FA8" w:rsidRDefault="00633FA8">
      <w:pPr>
        <w:pStyle w:val="a6"/>
      </w:pPr>
      <w:r>
        <w:rPr>
          <w:rStyle w:val="a5"/>
        </w:rPr>
        <w:annotationRef/>
      </w:r>
      <w:r>
        <w:t xml:space="preserve">Согласно </w:t>
      </w:r>
      <w:proofErr w:type="spellStart"/>
      <w:r>
        <w:t>Альфабет</w:t>
      </w:r>
      <w:proofErr w:type="spellEnd"/>
      <w:r>
        <w:t>.</w:t>
      </w:r>
    </w:p>
    <w:p w14:paraId="6128BC33" w14:textId="7059B25E" w:rsidR="00633FA8" w:rsidRDefault="00633FA8">
      <w:pPr>
        <w:pStyle w:val="a6"/>
      </w:pPr>
      <w:r>
        <w:t>Скорректировать в Приложении 2.</w:t>
      </w:r>
    </w:p>
  </w:comment>
  <w:comment w:id="4" w:author="Лиманский Павел Владимирович" w:date="2025-10-06T15:04:00Z" w:initials="ЛПВ">
    <w:p w14:paraId="7E03BCA1" w14:textId="2A73CC4E" w:rsidR="00890AA2" w:rsidRDefault="00890AA2">
      <w:pPr>
        <w:pStyle w:val="a6"/>
      </w:pPr>
      <w:r>
        <w:rPr>
          <w:rStyle w:val="a5"/>
        </w:rPr>
        <w:annotationRef/>
      </w:r>
      <w:r>
        <w:t xml:space="preserve">Указать актуальные </w:t>
      </w:r>
      <w:proofErr w:type="gramStart"/>
      <w:r>
        <w:t>данные ,</w:t>
      </w:r>
      <w:proofErr w:type="gramEnd"/>
      <w:r>
        <w:t xml:space="preserve"> согласовать с Ольгой </w:t>
      </w:r>
      <w:proofErr w:type="spellStart"/>
      <w:r>
        <w:t>Урошниковой</w:t>
      </w:r>
      <w:proofErr w:type="spellEnd"/>
    </w:p>
    <w:p w14:paraId="377199AA" w14:textId="4CD0E3F0" w:rsidR="00A06B14" w:rsidRDefault="00A06B14">
      <w:pPr>
        <w:pStyle w:val="a6"/>
      </w:pPr>
    </w:p>
    <w:p w14:paraId="04C5567E" w14:textId="342694DF" w:rsidR="00A06B14" w:rsidRPr="00A06B14" w:rsidRDefault="00A06B14">
      <w:pPr>
        <w:pStyle w:val="a6"/>
      </w:pPr>
      <w:r>
        <w:t xml:space="preserve">Указать </w:t>
      </w:r>
      <w:r>
        <w:rPr>
          <w:lang w:val="en-US"/>
        </w:rPr>
        <w:t xml:space="preserve">PROD </w:t>
      </w:r>
      <w:r>
        <w:t>из портфеля.</w:t>
      </w:r>
    </w:p>
  </w:comment>
  <w:comment w:id="6" w:author="Беликова Лилия Константиновна" w:date="2025-10-01T20:05:00Z" w:initials="БЛК">
    <w:p w14:paraId="419BD215" w14:textId="7E970566" w:rsidR="00633FA8" w:rsidRDefault="00633FA8">
      <w:pPr>
        <w:pStyle w:val="a6"/>
      </w:pPr>
      <w:r>
        <w:rPr>
          <w:rStyle w:val="a5"/>
        </w:rPr>
        <w:annotationRef/>
      </w:r>
      <w:r>
        <w:t>Прошу переговорить</w:t>
      </w:r>
    </w:p>
  </w:comment>
  <w:comment w:id="7" w:author="Лиманский Павел Владимирович" w:date="2025-10-06T15:05:00Z" w:initials="ЛПВ">
    <w:p w14:paraId="3ED52985" w14:textId="39A540D2" w:rsidR="00AF4695" w:rsidRDefault="00AF4695">
      <w:pPr>
        <w:pStyle w:val="a6"/>
      </w:pPr>
      <w:r>
        <w:rPr>
          <w:rStyle w:val="a5"/>
        </w:rPr>
        <w:annotationRef/>
      </w:r>
      <w:r>
        <w:t>Убрать технические детали организации доступа.</w:t>
      </w:r>
    </w:p>
  </w:comment>
  <w:comment w:id="8" w:author="Беликова Лилия Константиновна" w:date="2025-10-01T20:05:00Z" w:initials="БЛК">
    <w:p w14:paraId="02B7037C" w14:textId="39521DE4" w:rsidR="00633FA8" w:rsidRDefault="00633FA8">
      <w:pPr>
        <w:pStyle w:val="a6"/>
      </w:pPr>
      <w:r>
        <w:rPr>
          <w:rStyle w:val="a5"/>
        </w:rPr>
        <w:annotationRef/>
      </w:r>
      <w:r>
        <w:t>Прошу переговорить</w:t>
      </w:r>
    </w:p>
  </w:comment>
  <w:comment w:id="9" w:author="Лиманский Павел Владимирович" w:date="2025-10-06T15:09:00Z" w:initials="ЛПВ">
    <w:p w14:paraId="7C06B8FF" w14:textId="242398A4" w:rsidR="00DB1BBB" w:rsidRDefault="00DB1BBB">
      <w:pPr>
        <w:pStyle w:val="a6"/>
      </w:pPr>
      <w:r>
        <w:rPr>
          <w:rStyle w:val="a5"/>
        </w:rPr>
        <w:annotationRef/>
      </w:r>
      <w:r>
        <w:t xml:space="preserve">Сделать ссылку на </w:t>
      </w:r>
      <w:proofErr w:type="gramStart"/>
      <w:r>
        <w:t xml:space="preserve">приложение </w:t>
      </w:r>
      <w:r w:rsidR="00A06B14">
        <w:t>,</w:t>
      </w:r>
      <w:proofErr w:type="gramEnd"/>
      <w:r w:rsidR="00A06B14">
        <w:t xml:space="preserve"> не делать дублирование.</w:t>
      </w:r>
    </w:p>
  </w:comment>
  <w:comment w:id="14" w:author="Беликова Лилия Константиновна" w:date="2025-10-01T20:05:00Z" w:initials="БЛК">
    <w:p w14:paraId="1E518E32" w14:textId="0C17920E" w:rsidR="00633FA8" w:rsidRDefault="00633FA8">
      <w:pPr>
        <w:pStyle w:val="a6"/>
      </w:pPr>
      <w:r>
        <w:rPr>
          <w:rStyle w:val="a5"/>
        </w:rPr>
        <w:annotationRef/>
      </w:r>
      <w:r>
        <w:t>!!!</w:t>
      </w:r>
    </w:p>
  </w:comment>
  <w:comment w:id="15" w:author="Лиманский Павел Владимирович" w:date="2025-10-06T15:21:00Z" w:initials="ЛПВ">
    <w:p w14:paraId="7D24FFCD" w14:textId="77777777" w:rsidR="00801606" w:rsidRDefault="00801606">
      <w:pPr>
        <w:pStyle w:val="a6"/>
      </w:pPr>
      <w:r>
        <w:rPr>
          <w:rStyle w:val="a5"/>
        </w:rPr>
        <w:annotationRef/>
      </w:r>
      <w:r>
        <w:t>Необходимо определиться с согласующим со стороны БИТ.</w:t>
      </w:r>
    </w:p>
    <w:p w14:paraId="5D5D9E1A" w14:textId="77777777" w:rsidR="00801606" w:rsidRDefault="00801606">
      <w:pPr>
        <w:pStyle w:val="a6"/>
      </w:pPr>
    </w:p>
    <w:p w14:paraId="36809A39" w14:textId="04FD3987" w:rsidR="00801606" w:rsidRDefault="00801606">
      <w:pPr>
        <w:pStyle w:val="a6"/>
      </w:pPr>
      <w:r>
        <w:t xml:space="preserve">ДВК считает, что Староверова А.Ю не должна согласовывать ФИР, если она его </w:t>
      </w:r>
      <w:r>
        <w:t>утверждает.</w:t>
      </w:r>
      <w:bookmarkStart w:id="16" w:name="_GoBack"/>
      <w:bookmarkEnd w:id="16"/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3F4D98F" w15:done="0"/>
  <w15:commentEx w15:paraId="2CF85236" w15:paraIdParent="33F4D98F" w15:done="0"/>
  <w15:commentEx w15:paraId="6128BC33" w15:done="0"/>
  <w15:commentEx w15:paraId="04C5567E" w15:paraIdParent="6128BC33" w15:done="0"/>
  <w15:commentEx w15:paraId="419BD215" w15:done="0"/>
  <w15:commentEx w15:paraId="3ED52985" w15:paraIdParent="419BD215" w15:done="0"/>
  <w15:commentEx w15:paraId="02B7037C" w15:done="0"/>
  <w15:commentEx w15:paraId="7C06B8FF" w15:paraIdParent="02B7037C" w15:done="0"/>
  <w15:commentEx w15:paraId="1E518E32" w15:done="0"/>
  <w15:commentEx w15:paraId="36809A39" w15:paraIdParent="1E518E3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3F4D98F" w16cid:durableId="2C880780"/>
  <w16cid:commentId w16cid:paraId="6128BC33" w16cid:durableId="2C88085B"/>
  <w16cid:commentId w16cid:paraId="419BD215" w16cid:durableId="2C8807FE"/>
  <w16cid:commentId w16cid:paraId="02B7037C" w16cid:durableId="2C880812"/>
  <w16cid:commentId w16cid:paraId="1E518E32" w16cid:durableId="2C88082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11D1E9" w14:textId="77777777" w:rsidR="00C269D1" w:rsidRDefault="00C269D1" w:rsidP="00FC1AB2">
      <w:r>
        <w:separator/>
      </w:r>
    </w:p>
  </w:endnote>
  <w:endnote w:type="continuationSeparator" w:id="0">
    <w:p w14:paraId="6497BBE1" w14:textId="77777777" w:rsidR="00C269D1" w:rsidRDefault="00C269D1" w:rsidP="00FC1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5747647"/>
      <w:docPartObj>
        <w:docPartGallery w:val="Page Numbers (Bottom of Page)"/>
        <w:docPartUnique/>
      </w:docPartObj>
    </w:sdtPr>
    <w:sdtContent>
      <w:p w14:paraId="36FA4CE7" w14:textId="74F8DB4F" w:rsidR="00633FA8" w:rsidRDefault="00633FA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1606">
          <w:rPr>
            <w:noProof/>
          </w:rPr>
          <w:t>8</w:t>
        </w:r>
        <w:r>
          <w:fldChar w:fldCharType="end"/>
        </w:r>
      </w:p>
    </w:sdtContent>
  </w:sdt>
  <w:p w14:paraId="3B650320" w14:textId="77777777" w:rsidR="00633FA8" w:rsidRDefault="00633FA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2209250"/>
      <w:docPartObj>
        <w:docPartGallery w:val="Page Numbers (Bottom of Page)"/>
        <w:docPartUnique/>
      </w:docPartObj>
    </w:sdtPr>
    <w:sdtContent>
      <w:p w14:paraId="01E7EEC5" w14:textId="326B0CED" w:rsidR="00633FA8" w:rsidRDefault="00633FA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1606">
          <w:rPr>
            <w:noProof/>
          </w:rPr>
          <w:t>1</w:t>
        </w:r>
        <w:r>
          <w:fldChar w:fldCharType="end"/>
        </w:r>
      </w:p>
    </w:sdtContent>
  </w:sdt>
  <w:p w14:paraId="39BF9DCF" w14:textId="77777777" w:rsidR="00633FA8" w:rsidRDefault="00633FA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0058115"/>
      <w:docPartObj>
        <w:docPartGallery w:val="Page Numbers (Bottom of Page)"/>
        <w:docPartUnique/>
      </w:docPartObj>
    </w:sdtPr>
    <w:sdtContent>
      <w:p w14:paraId="6C071E79" w14:textId="673FE8AD" w:rsidR="00633FA8" w:rsidRDefault="00633FA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1606">
          <w:rPr>
            <w:noProof/>
          </w:rPr>
          <w:t>12</w:t>
        </w:r>
        <w:r>
          <w:fldChar w:fldCharType="end"/>
        </w:r>
      </w:p>
    </w:sdtContent>
  </w:sdt>
  <w:p w14:paraId="6828F3A0" w14:textId="77777777" w:rsidR="00633FA8" w:rsidRDefault="00633FA8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3182348"/>
      <w:docPartObj>
        <w:docPartGallery w:val="Page Numbers (Bottom of Page)"/>
        <w:docPartUnique/>
      </w:docPartObj>
    </w:sdtPr>
    <w:sdtContent>
      <w:p w14:paraId="454EC3E5" w14:textId="7446E9BC" w:rsidR="00633FA8" w:rsidRDefault="00633FA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1606">
          <w:rPr>
            <w:noProof/>
          </w:rPr>
          <w:t>11</w:t>
        </w:r>
        <w:r>
          <w:fldChar w:fldCharType="end"/>
        </w:r>
      </w:p>
    </w:sdtContent>
  </w:sdt>
  <w:p w14:paraId="79BDFEBB" w14:textId="77777777" w:rsidR="00633FA8" w:rsidRDefault="00633FA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2F48B0" w14:textId="77777777" w:rsidR="00C269D1" w:rsidRDefault="00C269D1" w:rsidP="00FC1AB2">
      <w:r>
        <w:separator/>
      </w:r>
    </w:p>
  </w:footnote>
  <w:footnote w:type="continuationSeparator" w:id="0">
    <w:p w14:paraId="03CC3C21" w14:textId="77777777" w:rsidR="00C269D1" w:rsidRDefault="00C269D1" w:rsidP="00FC1A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20FA9" w14:textId="0F694E9E" w:rsidR="00633FA8" w:rsidRDefault="00633FA8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801606">
      <w:rPr>
        <w:noProof/>
        <w:lang w:eastAsia="ru-RU"/>
      </w:rPr>
      <w:t>12</w:t>
    </w:r>
    <w:r>
      <w:fldChar w:fldCharType="end"/>
    </w:r>
  </w:p>
  <w:p w14:paraId="0E9FA87B" w14:textId="77777777" w:rsidR="00633FA8" w:rsidRDefault="00633FA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7E07D4" w14:textId="77777777" w:rsidR="00633FA8" w:rsidRDefault="00633FA8">
    <w:pPr>
      <w:pStyle w:val="ac"/>
      <w:tabs>
        <w:tab w:val="clear" w:pos="4677"/>
        <w:tab w:val="clear" w:pos="9355"/>
        <w:tab w:val="left" w:pos="582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E3C5E"/>
    <w:multiLevelType w:val="hybridMultilevel"/>
    <w:tmpl w:val="659ED9D4"/>
    <w:lvl w:ilvl="0" w:tplc="C442C60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0783018"/>
    <w:multiLevelType w:val="hybridMultilevel"/>
    <w:tmpl w:val="AD1CB1EC"/>
    <w:lvl w:ilvl="0" w:tplc="591E3314">
      <w:numFmt w:val="bullet"/>
      <w:lvlText w:val="-"/>
      <w:lvlJc w:val="left"/>
      <w:pPr>
        <w:ind w:left="1413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E06B0"/>
    <w:multiLevelType w:val="hybridMultilevel"/>
    <w:tmpl w:val="6142AE96"/>
    <w:lvl w:ilvl="0" w:tplc="5FEE8B74">
      <w:numFmt w:val="bullet"/>
      <w:lvlText w:val="•"/>
      <w:lvlJc w:val="left"/>
      <w:pPr>
        <w:ind w:left="705" w:hanging="405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" w15:restartNumberingAfterBreak="0">
    <w:nsid w:val="23BE7086"/>
    <w:multiLevelType w:val="hybridMultilevel"/>
    <w:tmpl w:val="9C60BFDA"/>
    <w:lvl w:ilvl="0" w:tplc="73D07B60">
      <w:start w:val="1"/>
      <w:numFmt w:val="bullet"/>
      <w:suff w:val="space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20B66638">
      <w:numFmt w:val="bullet"/>
      <w:lvlText w:val="-"/>
      <w:lvlJc w:val="left"/>
      <w:pPr>
        <w:tabs>
          <w:tab w:val="num" w:pos="873"/>
        </w:tabs>
        <w:ind w:left="873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1593"/>
        </w:tabs>
        <w:ind w:left="1593" w:hanging="180"/>
      </w:pPr>
    </w:lvl>
    <w:lvl w:ilvl="3" w:tplc="0419000F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</w:lvl>
  </w:abstractNum>
  <w:abstractNum w:abstractNumId="4" w15:restartNumberingAfterBreak="0">
    <w:nsid w:val="2A33194C"/>
    <w:multiLevelType w:val="hybridMultilevel"/>
    <w:tmpl w:val="4246CB4A"/>
    <w:lvl w:ilvl="0" w:tplc="A1EA2C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1341F8"/>
    <w:multiLevelType w:val="hybridMultilevel"/>
    <w:tmpl w:val="181E7850"/>
    <w:lvl w:ilvl="0" w:tplc="04190003">
      <w:start w:val="1"/>
      <w:numFmt w:val="bullet"/>
      <w:lvlText w:val="o"/>
      <w:lvlJc w:val="left"/>
      <w:pPr>
        <w:ind w:left="10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31EF63DF"/>
    <w:multiLevelType w:val="hybridMultilevel"/>
    <w:tmpl w:val="39606D64"/>
    <w:lvl w:ilvl="0" w:tplc="0419000F">
      <w:start w:val="1"/>
      <w:numFmt w:val="decimal"/>
      <w:lvlText w:val="%1."/>
      <w:lvlJc w:val="left"/>
      <w:pPr>
        <w:ind w:left="1020" w:hanging="360"/>
      </w:p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7" w15:restartNumberingAfterBreak="0">
    <w:nsid w:val="329F2B8B"/>
    <w:multiLevelType w:val="hybridMultilevel"/>
    <w:tmpl w:val="D65E71C4"/>
    <w:lvl w:ilvl="0" w:tplc="5D9A474E">
      <w:start w:val="2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3BA27F9"/>
    <w:multiLevelType w:val="hybridMultilevel"/>
    <w:tmpl w:val="7B20ECD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D4BD6"/>
    <w:multiLevelType w:val="hybridMultilevel"/>
    <w:tmpl w:val="28CA1A9A"/>
    <w:lvl w:ilvl="0" w:tplc="591E3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54726A"/>
    <w:multiLevelType w:val="hybridMultilevel"/>
    <w:tmpl w:val="42AE8E52"/>
    <w:lvl w:ilvl="0" w:tplc="10169A6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3C99084B"/>
    <w:multiLevelType w:val="hybridMultilevel"/>
    <w:tmpl w:val="B14078BA"/>
    <w:lvl w:ilvl="0" w:tplc="10169A60">
      <w:start w:val="1"/>
      <w:numFmt w:val="bullet"/>
      <w:lvlText w:val="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3DA63860"/>
    <w:multiLevelType w:val="multilevel"/>
    <w:tmpl w:val="FA2AE33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75003FD"/>
    <w:multiLevelType w:val="hybridMultilevel"/>
    <w:tmpl w:val="81A046CC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FB2869"/>
    <w:multiLevelType w:val="hybridMultilevel"/>
    <w:tmpl w:val="FFAACD5E"/>
    <w:lvl w:ilvl="0" w:tplc="591E3314">
      <w:numFmt w:val="bullet"/>
      <w:lvlText w:val="-"/>
      <w:lvlJc w:val="left"/>
      <w:pPr>
        <w:ind w:left="10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5" w15:restartNumberingAfterBreak="0">
    <w:nsid w:val="4ABC64AE"/>
    <w:multiLevelType w:val="hybridMultilevel"/>
    <w:tmpl w:val="88B886F4"/>
    <w:lvl w:ilvl="0" w:tplc="041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6" w15:restartNumberingAfterBreak="0">
    <w:nsid w:val="4D9F1673"/>
    <w:multiLevelType w:val="hybridMultilevel"/>
    <w:tmpl w:val="D33E6C3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3CA45A1"/>
    <w:multiLevelType w:val="hybridMultilevel"/>
    <w:tmpl w:val="0E7AC82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FA06BD"/>
    <w:multiLevelType w:val="hybridMultilevel"/>
    <w:tmpl w:val="4D0075D8"/>
    <w:lvl w:ilvl="0" w:tplc="591E3314">
      <w:numFmt w:val="bullet"/>
      <w:lvlText w:val="-"/>
      <w:lvlJc w:val="left"/>
      <w:pPr>
        <w:ind w:left="705" w:hanging="4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D3118E"/>
    <w:multiLevelType w:val="hybridMultilevel"/>
    <w:tmpl w:val="57EA1E3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B0062D3"/>
    <w:multiLevelType w:val="hybridMultilevel"/>
    <w:tmpl w:val="138406CE"/>
    <w:lvl w:ilvl="0" w:tplc="93162084">
      <w:numFmt w:val="bullet"/>
      <w:lvlText w:val="•"/>
      <w:lvlJc w:val="left"/>
      <w:pPr>
        <w:ind w:left="705" w:hanging="705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21" w15:restartNumberingAfterBreak="0">
    <w:nsid w:val="5B1B64FA"/>
    <w:multiLevelType w:val="hybridMultilevel"/>
    <w:tmpl w:val="08948860"/>
    <w:lvl w:ilvl="0" w:tplc="5DF29158">
      <w:start w:val="1"/>
      <w:numFmt w:val="bullet"/>
      <w:lvlText w:val=""/>
      <w:lvlJc w:val="left"/>
      <w:pPr>
        <w:ind w:left="75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0682EA5"/>
    <w:multiLevelType w:val="hybridMultilevel"/>
    <w:tmpl w:val="7A72E4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41A1213"/>
    <w:multiLevelType w:val="hybridMultilevel"/>
    <w:tmpl w:val="48E6257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442C60A">
      <w:start w:val="1"/>
      <w:numFmt w:val="bullet"/>
      <w:lvlText w:val=""/>
      <w:lvlJc w:val="left"/>
      <w:pPr>
        <w:ind w:left="513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1233"/>
        </w:tabs>
        <w:ind w:left="1233" w:hanging="180"/>
      </w:pPr>
    </w:lvl>
    <w:lvl w:ilvl="3" w:tplc="0419000F">
      <w:start w:val="1"/>
      <w:numFmt w:val="decimal"/>
      <w:lvlText w:val="%4."/>
      <w:lvlJc w:val="left"/>
      <w:pPr>
        <w:tabs>
          <w:tab w:val="num" w:pos="1953"/>
        </w:tabs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673"/>
        </w:tabs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393"/>
        </w:tabs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113"/>
        </w:tabs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833"/>
        </w:tabs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553"/>
        </w:tabs>
        <w:ind w:left="5553" w:hanging="180"/>
      </w:pPr>
    </w:lvl>
  </w:abstractNum>
  <w:abstractNum w:abstractNumId="24" w15:restartNumberingAfterBreak="0">
    <w:nsid w:val="64C807A5"/>
    <w:multiLevelType w:val="hybridMultilevel"/>
    <w:tmpl w:val="1028307C"/>
    <w:lvl w:ilvl="0" w:tplc="5FEE8B74">
      <w:numFmt w:val="bullet"/>
      <w:lvlText w:val="•"/>
      <w:lvlJc w:val="left"/>
      <w:pPr>
        <w:ind w:left="705" w:hanging="405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1C1E92"/>
    <w:multiLevelType w:val="hybridMultilevel"/>
    <w:tmpl w:val="053C35E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507310"/>
    <w:multiLevelType w:val="hybridMultilevel"/>
    <w:tmpl w:val="10EC9C3C"/>
    <w:lvl w:ilvl="0" w:tplc="629ECBA4">
      <w:start w:val="1"/>
      <w:numFmt w:val="bullet"/>
      <w:lvlText w:val="-"/>
      <w:lvlJc w:val="left"/>
      <w:pPr>
        <w:ind w:left="10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7" w15:restartNumberingAfterBreak="0">
    <w:nsid w:val="6C0B33A7"/>
    <w:multiLevelType w:val="hybridMultilevel"/>
    <w:tmpl w:val="B81CA8FA"/>
    <w:lvl w:ilvl="0" w:tplc="591E3314">
      <w:numFmt w:val="bullet"/>
      <w:lvlText w:val="-"/>
      <w:lvlJc w:val="left"/>
      <w:pPr>
        <w:ind w:left="10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8" w15:restartNumberingAfterBreak="0">
    <w:nsid w:val="70BB12C2"/>
    <w:multiLevelType w:val="multilevel"/>
    <w:tmpl w:val="A6106216"/>
    <w:lvl w:ilvl="0">
      <w:start w:val="1"/>
      <w:numFmt w:val="bullet"/>
      <w:lvlText w:val="■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10523BD"/>
    <w:multiLevelType w:val="hybridMultilevel"/>
    <w:tmpl w:val="5F84CD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8D0150"/>
    <w:multiLevelType w:val="hybridMultilevel"/>
    <w:tmpl w:val="1796425C"/>
    <w:lvl w:ilvl="0" w:tplc="629ECBA4">
      <w:start w:val="1"/>
      <w:numFmt w:val="bullet"/>
      <w:lvlText w:val="-"/>
      <w:lvlJc w:val="left"/>
      <w:pPr>
        <w:ind w:left="10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1" w15:restartNumberingAfterBreak="0">
    <w:nsid w:val="76AC69EC"/>
    <w:multiLevelType w:val="hybridMultilevel"/>
    <w:tmpl w:val="C01C75D4"/>
    <w:lvl w:ilvl="0" w:tplc="93162084">
      <w:numFmt w:val="bullet"/>
      <w:lvlText w:val="•"/>
      <w:lvlJc w:val="left"/>
      <w:pPr>
        <w:ind w:left="1413" w:hanging="705"/>
      </w:pPr>
      <w:rPr>
        <w:rFonts w:ascii="Times New Roman" w:eastAsia="MS Mincho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77967CEE"/>
    <w:multiLevelType w:val="hybridMultilevel"/>
    <w:tmpl w:val="0510AA1A"/>
    <w:lvl w:ilvl="0" w:tplc="D52A400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2B6A79"/>
    <w:multiLevelType w:val="hybridMultilevel"/>
    <w:tmpl w:val="BEC0457E"/>
    <w:lvl w:ilvl="0" w:tplc="D52A400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3"/>
  </w:num>
  <w:num w:numId="3">
    <w:abstractNumId w:val="8"/>
  </w:num>
  <w:num w:numId="4">
    <w:abstractNumId w:val="17"/>
  </w:num>
  <w:num w:numId="5">
    <w:abstractNumId w:val="12"/>
  </w:num>
  <w:num w:numId="6">
    <w:abstractNumId w:val="28"/>
  </w:num>
  <w:num w:numId="7">
    <w:abstractNumId w:val="25"/>
  </w:num>
  <w:num w:numId="8">
    <w:abstractNumId w:val="30"/>
  </w:num>
  <w:num w:numId="9">
    <w:abstractNumId w:val="26"/>
  </w:num>
  <w:num w:numId="10">
    <w:abstractNumId w:val="6"/>
  </w:num>
  <w:num w:numId="11">
    <w:abstractNumId w:val="22"/>
  </w:num>
  <w:num w:numId="12">
    <w:abstractNumId w:val="15"/>
  </w:num>
  <w:num w:numId="13">
    <w:abstractNumId w:val="16"/>
  </w:num>
  <w:num w:numId="14">
    <w:abstractNumId w:val="19"/>
  </w:num>
  <w:num w:numId="15">
    <w:abstractNumId w:val="31"/>
  </w:num>
  <w:num w:numId="16">
    <w:abstractNumId w:val="20"/>
  </w:num>
  <w:num w:numId="17">
    <w:abstractNumId w:val="14"/>
  </w:num>
  <w:num w:numId="18">
    <w:abstractNumId w:val="1"/>
  </w:num>
  <w:num w:numId="19">
    <w:abstractNumId w:val="27"/>
  </w:num>
  <w:num w:numId="20">
    <w:abstractNumId w:val="2"/>
  </w:num>
  <w:num w:numId="21">
    <w:abstractNumId w:val="24"/>
  </w:num>
  <w:num w:numId="22">
    <w:abstractNumId w:val="9"/>
  </w:num>
  <w:num w:numId="23">
    <w:abstractNumId w:val="18"/>
  </w:num>
  <w:num w:numId="24">
    <w:abstractNumId w:val="3"/>
  </w:num>
  <w:num w:numId="25">
    <w:abstractNumId w:val="0"/>
  </w:num>
  <w:num w:numId="26">
    <w:abstractNumId w:val="23"/>
  </w:num>
  <w:num w:numId="27">
    <w:abstractNumId w:val="32"/>
  </w:num>
  <w:num w:numId="28">
    <w:abstractNumId w:val="33"/>
  </w:num>
  <w:num w:numId="29">
    <w:abstractNumId w:val="29"/>
  </w:num>
  <w:num w:numId="30">
    <w:abstractNumId w:val="4"/>
  </w:num>
  <w:num w:numId="31">
    <w:abstractNumId w:val="7"/>
  </w:num>
  <w:num w:numId="32">
    <w:abstractNumId w:val="10"/>
  </w:num>
  <w:num w:numId="33">
    <w:abstractNumId w:val="21"/>
  </w:num>
  <w:num w:numId="34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Беликова Лилия Константиновна">
    <w15:presenceInfo w15:providerId="AD" w15:userId="S-1-5-21-1880274432-2666404260-1303620870-734670"/>
  </w15:person>
  <w15:person w15:author="Лиманский Павел Владимирович">
    <w15:presenceInfo w15:providerId="AD" w15:userId="S-1-5-21-1880274432-2666404260-1303620870-9895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9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CBC"/>
    <w:rsid w:val="000013AA"/>
    <w:rsid w:val="0000181D"/>
    <w:rsid w:val="00003369"/>
    <w:rsid w:val="00003AB1"/>
    <w:rsid w:val="00005917"/>
    <w:rsid w:val="00011A8F"/>
    <w:rsid w:val="0001230D"/>
    <w:rsid w:val="000148B3"/>
    <w:rsid w:val="00014AD6"/>
    <w:rsid w:val="0001502C"/>
    <w:rsid w:val="000150AE"/>
    <w:rsid w:val="000202F4"/>
    <w:rsid w:val="000214F9"/>
    <w:rsid w:val="00022EA5"/>
    <w:rsid w:val="00023E8B"/>
    <w:rsid w:val="000259B4"/>
    <w:rsid w:val="00027D74"/>
    <w:rsid w:val="00030529"/>
    <w:rsid w:val="00031231"/>
    <w:rsid w:val="00031509"/>
    <w:rsid w:val="00033BAF"/>
    <w:rsid w:val="00033F61"/>
    <w:rsid w:val="00034011"/>
    <w:rsid w:val="00036FC7"/>
    <w:rsid w:val="000379DF"/>
    <w:rsid w:val="0004284B"/>
    <w:rsid w:val="00042AA0"/>
    <w:rsid w:val="00042F16"/>
    <w:rsid w:val="00043241"/>
    <w:rsid w:val="00043356"/>
    <w:rsid w:val="000439BF"/>
    <w:rsid w:val="0004505C"/>
    <w:rsid w:val="0004750A"/>
    <w:rsid w:val="0005209E"/>
    <w:rsid w:val="00052BB2"/>
    <w:rsid w:val="00053150"/>
    <w:rsid w:val="0005316A"/>
    <w:rsid w:val="000540A9"/>
    <w:rsid w:val="00054337"/>
    <w:rsid w:val="000546B1"/>
    <w:rsid w:val="00055473"/>
    <w:rsid w:val="00056984"/>
    <w:rsid w:val="00060858"/>
    <w:rsid w:val="000612AB"/>
    <w:rsid w:val="000620D6"/>
    <w:rsid w:val="00062B97"/>
    <w:rsid w:val="0006368B"/>
    <w:rsid w:val="000664E5"/>
    <w:rsid w:val="00066DB5"/>
    <w:rsid w:val="00067089"/>
    <w:rsid w:val="00067ACA"/>
    <w:rsid w:val="00074DC5"/>
    <w:rsid w:val="000760A3"/>
    <w:rsid w:val="0007645A"/>
    <w:rsid w:val="00077D76"/>
    <w:rsid w:val="000809BC"/>
    <w:rsid w:val="00081920"/>
    <w:rsid w:val="000834A3"/>
    <w:rsid w:val="00084F00"/>
    <w:rsid w:val="00084F01"/>
    <w:rsid w:val="00087171"/>
    <w:rsid w:val="00087246"/>
    <w:rsid w:val="00092879"/>
    <w:rsid w:val="0009681F"/>
    <w:rsid w:val="000976CD"/>
    <w:rsid w:val="00097A01"/>
    <w:rsid w:val="000A01FE"/>
    <w:rsid w:val="000A1091"/>
    <w:rsid w:val="000A2822"/>
    <w:rsid w:val="000A4107"/>
    <w:rsid w:val="000A4E06"/>
    <w:rsid w:val="000A76D4"/>
    <w:rsid w:val="000A7765"/>
    <w:rsid w:val="000B2348"/>
    <w:rsid w:val="000B2E1C"/>
    <w:rsid w:val="000B34F3"/>
    <w:rsid w:val="000B38C4"/>
    <w:rsid w:val="000B412E"/>
    <w:rsid w:val="000B5FC7"/>
    <w:rsid w:val="000B78AD"/>
    <w:rsid w:val="000B7E19"/>
    <w:rsid w:val="000C1B07"/>
    <w:rsid w:val="000C2153"/>
    <w:rsid w:val="000C2B89"/>
    <w:rsid w:val="000C2F6D"/>
    <w:rsid w:val="000C37FD"/>
    <w:rsid w:val="000C6A49"/>
    <w:rsid w:val="000C6CC0"/>
    <w:rsid w:val="000C7359"/>
    <w:rsid w:val="000C742A"/>
    <w:rsid w:val="000C7CCD"/>
    <w:rsid w:val="000D04E1"/>
    <w:rsid w:val="000D1525"/>
    <w:rsid w:val="000D38EF"/>
    <w:rsid w:val="000D51A2"/>
    <w:rsid w:val="000D53E4"/>
    <w:rsid w:val="000D592F"/>
    <w:rsid w:val="000D6082"/>
    <w:rsid w:val="000D6150"/>
    <w:rsid w:val="000E0CAF"/>
    <w:rsid w:val="000E119E"/>
    <w:rsid w:val="000E7279"/>
    <w:rsid w:val="000F028C"/>
    <w:rsid w:val="000F0F19"/>
    <w:rsid w:val="000F1415"/>
    <w:rsid w:val="000F2C68"/>
    <w:rsid w:val="000F3745"/>
    <w:rsid w:val="000F3795"/>
    <w:rsid w:val="000F4C22"/>
    <w:rsid w:val="00100F39"/>
    <w:rsid w:val="00101692"/>
    <w:rsid w:val="001022E4"/>
    <w:rsid w:val="00102DC4"/>
    <w:rsid w:val="00103200"/>
    <w:rsid w:val="001034F9"/>
    <w:rsid w:val="00103E2F"/>
    <w:rsid w:val="00106070"/>
    <w:rsid w:val="00106F0D"/>
    <w:rsid w:val="001073B8"/>
    <w:rsid w:val="0010750E"/>
    <w:rsid w:val="00107A37"/>
    <w:rsid w:val="0011373E"/>
    <w:rsid w:val="001154E7"/>
    <w:rsid w:val="001155AA"/>
    <w:rsid w:val="00116EE7"/>
    <w:rsid w:val="0011727C"/>
    <w:rsid w:val="00122161"/>
    <w:rsid w:val="0012437C"/>
    <w:rsid w:val="00126C36"/>
    <w:rsid w:val="00130C10"/>
    <w:rsid w:val="00133E01"/>
    <w:rsid w:val="0013494B"/>
    <w:rsid w:val="00135673"/>
    <w:rsid w:val="0013720E"/>
    <w:rsid w:val="0013764C"/>
    <w:rsid w:val="00137B5D"/>
    <w:rsid w:val="00137E06"/>
    <w:rsid w:val="00141F2E"/>
    <w:rsid w:val="001421E5"/>
    <w:rsid w:val="00142785"/>
    <w:rsid w:val="00142C4F"/>
    <w:rsid w:val="00144495"/>
    <w:rsid w:val="00150576"/>
    <w:rsid w:val="00151586"/>
    <w:rsid w:val="00152566"/>
    <w:rsid w:val="00152DA1"/>
    <w:rsid w:val="00152EC9"/>
    <w:rsid w:val="00153392"/>
    <w:rsid w:val="00153A20"/>
    <w:rsid w:val="00153BD0"/>
    <w:rsid w:val="00154A49"/>
    <w:rsid w:val="0015503F"/>
    <w:rsid w:val="0015624C"/>
    <w:rsid w:val="001629B9"/>
    <w:rsid w:val="001715C1"/>
    <w:rsid w:val="00173605"/>
    <w:rsid w:val="0017371C"/>
    <w:rsid w:val="00174A35"/>
    <w:rsid w:val="00175C85"/>
    <w:rsid w:val="001763A6"/>
    <w:rsid w:val="00180E47"/>
    <w:rsid w:val="001823DC"/>
    <w:rsid w:val="00183C95"/>
    <w:rsid w:val="00184489"/>
    <w:rsid w:val="0018625B"/>
    <w:rsid w:val="00187E48"/>
    <w:rsid w:val="00190E3B"/>
    <w:rsid w:val="00191C2D"/>
    <w:rsid w:val="001955EE"/>
    <w:rsid w:val="00195614"/>
    <w:rsid w:val="00196387"/>
    <w:rsid w:val="001A11F7"/>
    <w:rsid w:val="001A157D"/>
    <w:rsid w:val="001A19F1"/>
    <w:rsid w:val="001A270A"/>
    <w:rsid w:val="001A29D2"/>
    <w:rsid w:val="001A2C2C"/>
    <w:rsid w:val="001A332C"/>
    <w:rsid w:val="001A46A6"/>
    <w:rsid w:val="001A5CFC"/>
    <w:rsid w:val="001A68E0"/>
    <w:rsid w:val="001A73CF"/>
    <w:rsid w:val="001B202C"/>
    <w:rsid w:val="001B21D3"/>
    <w:rsid w:val="001B2E31"/>
    <w:rsid w:val="001C0A42"/>
    <w:rsid w:val="001C4A1B"/>
    <w:rsid w:val="001D0533"/>
    <w:rsid w:val="001D1588"/>
    <w:rsid w:val="001D317D"/>
    <w:rsid w:val="001D4003"/>
    <w:rsid w:val="001D54E2"/>
    <w:rsid w:val="001D5BB4"/>
    <w:rsid w:val="001D67AF"/>
    <w:rsid w:val="001D748C"/>
    <w:rsid w:val="001D7730"/>
    <w:rsid w:val="001D7745"/>
    <w:rsid w:val="001E041B"/>
    <w:rsid w:val="001E18CF"/>
    <w:rsid w:val="001E20B9"/>
    <w:rsid w:val="001E255E"/>
    <w:rsid w:val="001E45BE"/>
    <w:rsid w:val="001E469C"/>
    <w:rsid w:val="001E4C3B"/>
    <w:rsid w:val="001E4E1F"/>
    <w:rsid w:val="001E57E1"/>
    <w:rsid w:val="001E5956"/>
    <w:rsid w:val="001E7BF9"/>
    <w:rsid w:val="001F10A7"/>
    <w:rsid w:val="001F14ED"/>
    <w:rsid w:val="001F1FD6"/>
    <w:rsid w:val="001F20C7"/>
    <w:rsid w:val="001F31CF"/>
    <w:rsid w:val="001F4FE2"/>
    <w:rsid w:val="001F5214"/>
    <w:rsid w:val="001F662B"/>
    <w:rsid w:val="001F6942"/>
    <w:rsid w:val="001F7D9E"/>
    <w:rsid w:val="00200BA8"/>
    <w:rsid w:val="0020155C"/>
    <w:rsid w:val="002017CE"/>
    <w:rsid w:val="00203C6E"/>
    <w:rsid w:val="00204043"/>
    <w:rsid w:val="00204F3B"/>
    <w:rsid w:val="00205A83"/>
    <w:rsid w:val="00205DFD"/>
    <w:rsid w:val="002112B6"/>
    <w:rsid w:val="0021289D"/>
    <w:rsid w:val="00213A42"/>
    <w:rsid w:val="00217D66"/>
    <w:rsid w:val="00217F84"/>
    <w:rsid w:val="00220256"/>
    <w:rsid w:val="00220951"/>
    <w:rsid w:val="00221AAC"/>
    <w:rsid w:val="0022229C"/>
    <w:rsid w:val="00224233"/>
    <w:rsid w:val="002243B5"/>
    <w:rsid w:val="00224965"/>
    <w:rsid w:val="00224F21"/>
    <w:rsid w:val="00225232"/>
    <w:rsid w:val="0022643F"/>
    <w:rsid w:val="00226F54"/>
    <w:rsid w:val="002319B8"/>
    <w:rsid w:val="0023209C"/>
    <w:rsid w:val="00232D51"/>
    <w:rsid w:val="00232E9D"/>
    <w:rsid w:val="00232EA0"/>
    <w:rsid w:val="00235251"/>
    <w:rsid w:val="002352DF"/>
    <w:rsid w:val="00235560"/>
    <w:rsid w:val="00236973"/>
    <w:rsid w:val="00243241"/>
    <w:rsid w:val="002434F5"/>
    <w:rsid w:val="00243505"/>
    <w:rsid w:val="002456F1"/>
    <w:rsid w:val="00251605"/>
    <w:rsid w:val="00251F41"/>
    <w:rsid w:val="002527E7"/>
    <w:rsid w:val="00252AE1"/>
    <w:rsid w:val="0025620E"/>
    <w:rsid w:val="002574F9"/>
    <w:rsid w:val="002606C7"/>
    <w:rsid w:val="002626BA"/>
    <w:rsid w:val="002627A1"/>
    <w:rsid w:val="00262F6E"/>
    <w:rsid w:val="0026367E"/>
    <w:rsid w:val="00263C45"/>
    <w:rsid w:val="00265C2A"/>
    <w:rsid w:val="00266C66"/>
    <w:rsid w:val="002718C5"/>
    <w:rsid w:val="00272FB8"/>
    <w:rsid w:val="002731D3"/>
    <w:rsid w:val="0027363D"/>
    <w:rsid w:val="00274175"/>
    <w:rsid w:val="00276AB6"/>
    <w:rsid w:val="002813D6"/>
    <w:rsid w:val="00281F10"/>
    <w:rsid w:val="00283456"/>
    <w:rsid w:val="00283641"/>
    <w:rsid w:val="002840C9"/>
    <w:rsid w:val="002841FE"/>
    <w:rsid w:val="002844E6"/>
    <w:rsid w:val="00284A36"/>
    <w:rsid w:val="00284EEA"/>
    <w:rsid w:val="002851FB"/>
    <w:rsid w:val="00285E89"/>
    <w:rsid w:val="0028690A"/>
    <w:rsid w:val="00286BD5"/>
    <w:rsid w:val="00290953"/>
    <w:rsid w:val="00291AEE"/>
    <w:rsid w:val="00291FAE"/>
    <w:rsid w:val="002968FB"/>
    <w:rsid w:val="002A1537"/>
    <w:rsid w:val="002A162D"/>
    <w:rsid w:val="002A1CB7"/>
    <w:rsid w:val="002A262F"/>
    <w:rsid w:val="002A3580"/>
    <w:rsid w:val="002A3C29"/>
    <w:rsid w:val="002A4677"/>
    <w:rsid w:val="002A4763"/>
    <w:rsid w:val="002A52E2"/>
    <w:rsid w:val="002A594B"/>
    <w:rsid w:val="002A5F93"/>
    <w:rsid w:val="002A71F5"/>
    <w:rsid w:val="002A7A5B"/>
    <w:rsid w:val="002C091D"/>
    <w:rsid w:val="002C13E1"/>
    <w:rsid w:val="002C2DB5"/>
    <w:rsid w:val="002C45C9"/>
    <w:rsid w:val="002C50C8"/>
    <w:rsid w:val="002C691D"/>
    <w:rsid w:val="002C71D6"/>
    <w:rsid w:val="002D01D9"/>
    <w:rsid w:val="002D4536"/>
    <w:rsid w:val="002D472F"/>
    <w:rsid w:val="002D7B60"/>
    <w:rsid w:val="002E0707"/>
    <w:rsid w:val="002E1392"/>
    <w:rsid w:val="002E3C7F"/>
    <w:rsid w:val="002E4668"/>
    <w:rsid w:val="002E4B42"/>
    <w:rsid w:val="002E4E55"/>
    <w:rsid w:val="002F121B"/>
    <w:rsid w:val="002F250E"/>
    <w:rsid w:val="002F28B1"/>
    <w:rsid w:val="002F39E8"/>
    <w:rsid w:val="002F3BC6"/>
    <w:rsid w:val="002F4F23"/>
    <w:rsid w:val="002F6627"/>
    <w:rsid w:val="002F731C"/>
    <w:rsid w:val="003003ED"/>
    <w:rsid w:val="0030051A"/>
    <w:rsid w:val="00302579"/>
    <w:rsid w:val="00302ACA"/>
    <w:rsid w:val="00303C3B"/>
    <w:rsid w:val="00303D9D"/>
    <w:rsid w:val="00303DF2"/>
    <w:rsid w:val="00304CD1"/>
    <w:rsid w:val="00305E16"/>
    <w:rsid w:val="003101AA"/>
    <w:rsid w:val="00310812"/>
    <w:rsid w:val="00311EB2"/>
    <w:rsid w:val="003132B0"/>
    <w:rsid w:val="00314DF2"/>
    <w:rsid w:val="00317DAC"/>
    <w:rsid w:val="00320915"/>
    <w:rsid w:val="003213DD"/>
    <w:rsid w:val="003242A7"/>
    <w:rsid w:val="00327980"/>
    <w:rsid w:val="00327D4D"/>
    <w:rsid w:val="003300CD"/>
    <w:rsid w:val="00331C93"/>
    <w:rsid w:val="00331D30"/>
    <w:rsid w:val="003338EC"/>
    <w:rsid w:val="0033427F"/>
    <w:rsid w:val="0033638D"/>
    <w:rsid w:val="00341858"/>
    <w:rsid w:val="003459E5"/>
    <w:rsid w:val="003460D5"/>
    <w:rsid w:val="00347783"/>
    <w:rsid w:val="003507A9"/>
    <w:rsid w:val="00352534"/>
    <w:rsid w:val="00353CD9"/>
    <w:rsid w:val="00355DDD"/>
    <w:rsid w:val="00356D9C"/>
    <w:rsid w:val="0036098D"/>
    <w:rsid w:val="003633C0"/>
    <w:rsid w:val="00363CA2"/>
    <w:rsid w:val="003644ED"/>
    <w:rsid w:val="003645BB"/>
    <w:rsid w:val="00367210"/>
    <w:rsid w:val="003676CF"/>
    <w:rsid w:val="00370AD6"/>
    <w:rsid w:val="00371706"/>
    <w:rsid w:val="00371E47"/>
    <w:rsid w:val="0037306C"/>
    <w:rsid w:val="0037402E"/>
    <w:rsid w:val="003743E5"/>
    <w:rsid w:val="00374B88"/>
    <w:rsid w:val="00375D6F"/>
    <w:rsid w:val="00377BC1"/>
    <w:rsid w:val="003811ED"/>
    <w:rsid w:val="00381A10"/>
    <w:rsid w:val="0038297A"/>
    <w:rsid w:val="00383E0C"/>
    <w:rsid w:val="0038434D"/>
    <w:rsid w:val="00384A54"/>
    <w:rsid w:val="00387C4B"/>
    <w:rsid w:val="0039053F"/>
    <w:rsid w:val="00390CBD"/>
    <w:rsid w:val="00392B85"/>
    <w:rsid w:val="00393134"/>
    <w:rsid w:val="00396635"/>
    <w:rsid w:val="003A0D8C"/>
    <w:rsid w:val="003A15F6"/>
    <w:rsid w:val="003A1A09"/>
    <w:rsid w:val="003A1AD3"/>
    <w:rsid w:val="003A1B69"/>
    <w:rsid w:val="003A40E0"/>
    <w:rsid w:val="003A428A"/>
    <w:rsid w:val="003A5079"/>
    <w:rsid w:val="003A5205"/>
    <w:rsid w:val="003A6467"/>
    <w:rsid w:val="003B092B"/>
    <w:rsid w:val="003B12B6"/>
    <w:rsid w:val="003B2165"/>
    <w:rsid w:val="003B24E0"/>
    <w:rsid w:val="003B2A71"/>
    <w:rsid w:val="003B3918"/>
    <w:rsid w:val="003B45AD"/>
    <w:rsid w:val="003C1465"/>
    <w:rsid w:val="003C1C17"/>
    <w:rsid w:val="003C24EB"/>
    <w:rsid w:val="003C28EB"/>
    <w:rsid w:val="003C469E"/>
    <w:rsid w:val="003C625E"/>
    <w:rsid w:val="003C72A4"/>
    <w:rsid w:val="003D1013"/>
    <w:rsid w:val="003D401A"/>
    <w:rsid w:val="003D46C5"/>
    <w:rsid w:val="003D4B1B"/>
    <w:rsid w:val="003D52DF"/>
    <w:rsid w:val="003E1B87"/>
    <w:rsid w:val="003E217D"/>
    <w:rsid w:val="003E3E53"/>
    <w:rsid w:val="003E4C71"/>
    <w:rsid w:val="003E5EFE"/>
    <w:rsid w:val="003E6466"/>
    <w:rsid w:val="003F06CB"/>
    <w:rsid w:val="003F41A3"/>
    <w:rsid w:val="003F430B"/>
    <w:rsid w:val="003F5349"/>
    <w:rsid w:val="003F5FB7"/>
    <w:rsid w:val="003F6224"/>
    <w:rsid w:val="003F6A9C"/>
    <w:rsid w:val="003F71D0"/>
    <w:rsid w:val="003F7FAD"/>
    <w:rsid w:val="004001AA"/>
    <w:rsid w:val="00401A18"/>
    <w:rsid w:val="00402143"/>
    <w:rsid w:val="00402B2F"/>
    <w:rsid w:val="0040463D"/>
    <w:rsid w:val="0040571D"/>
    <w:rsid w:val="00407415"/>
    <w:rsid w:val="00407B76"/>
    <w:rsid w:val="004117BE"/>
    <w:rsid w:val="00413067"/>
    <w:rsid w:val="004131D9"/>
    <w:rsid w:val="00415E33"/>
    <w:rsid w:val="00415F9C"/>
    <w:rsid w:val="004166A9"/>
    <w:rsid w:val="00420624"/>
    <w:rsid w:val="004210FC"/>
    <w:rsid w:val="00423C27"/>
    <w:rsid w:val="00425307"/>
    <w:rsid w:val="00426212"/>
    <w:rsid w:val="004275F5"/>
    <w:rsid w:val="00427D5E"/>
    <w:rsid w:val="00430182"/>
    <w:rsid w:val="0043160E"/>
    <w:rsid w:val="0043619B"/>
    <w:rsid w:val="004373C4"/>
    <w:rsid w:val="00437709"/>
    <w:rsid w:val="00437957"/>
    <w:rsid w:val="0044097F"/>
    <w:rsid w:val="004425E8"/>
    <w:rsid w:val="0044308B"/>
    <w:rsid w:val="004445E1"/>
    <w:rsid w:val="00445FC6"/>
    <w:rsid w:val="004471BB"/>
    <w:rsid w:val="00447E80"/>
    <w:rsid w:val="00454476"/>
    <w:rsid w:val="00456BD5"/>
    <w:rsid w:val="00456C16"/>
    <w:rsid w:val="00461271"/>
    <w:rsid w:val="00461349"/>
    <w:rsid w:val="00464274"/>
    <w:rsid w:val="00464BA5"/>
    <w:rsid w:val="0046566F"/>
    <w:rsid w:val="00471836"/>
    <w:rsid w:val="004723CD"/>
    <w:rsid w:val="0047313E"/>
    <w:rsid w:val="004744FE"/>
    <w:rsid w:val="0047591B"/>
    <w:rsid w:val="00475F51"/>
    <w:rsid w:val="00477B9C"/>
    <w:rsid w:val="0048319C"/>
    <w:rsid w:val="00483374"/>
    <w:rsid w:val="004852CF"/>
    <w:rsid w:val="00493713"/>
    <w:rsid w:val="00493A91"/>
    <w:rsid w:val="00494ABC"/>
    <w:rsid w:val="00494F01"/>
    <w:rsid w:val="00496EE4"/>
    <w:rsid w:val="004A33A4"/>
    <w:rsid w:val="004A4A34"/>
    <w:rsid w:val="004A4ACA"/>
    <w:rsid w:val="004A7081"/>
    <w:rsid w:val="004A71E5"/>
    <w:rsid w:val="004B035D"/>
    <w:rsid w:val="004B0770"/>
    <w:rsid w:val="004B2777"/>
    <w:rsid w:val="004B4DE6"/>
    <w:rsid w:val="004C1898"/>
    <w:rsid w:val="004C1EA5"/>
    <w:rsid w:val="004C28EB"/>
    <w:rsid w:val="004C2B6E"/>
    <w:rsid w:val="004C306D"/>
    <w:rsid w:val="004C384E"/>
    <w:rsid w:val="004C41FA"/>
    <w:rsid w:val="004C4769"/>
    <w:rsid w:val="004C50C0"/>
    <w:rsid w:val="004C6236"/>
    <w:rsid w:val="004C66B7"/>
    <w:rsid w:val="004D4289"/>
    <w:rsid w:val="004D507B"/>
    <w:rsid w:val="004D635E"/>
    <w:rsid w:val="004D6B1B"/>
    <w:rsid w:val="004D7D53"/>
    <w:rsid w:val="004E0317"/>
    <w:rsid w:val="004E2BEA"/>
    <w:rsid w:val="004E6267"/>
    <w:rsid w:val="004E7978"/>
    <w:rsid w:val="004E7DB4"/>
    <w:rsid w:val="004F1080"/>
    <w:rsid w:val="004F3A25"/>
    <w:rsid w:val="004F7AC4"/>
    <w:rsid w:val="00502339"/>
    <w:rsid w:val="005027AE"/>
    <w:rsid w:val="00503EAD"/>
    <w:rsid w:val="00505393"/>
    <w:rsid w:val="005075BA"/>
    <w:rsid w:val="005079B8"/>
    <w:rsid w:val="00511A2A"/>
    <w:rsid w:val="00512152"/>
    <w:rsid w:val="005132DC"/>
    <w:rsid w:val="00513E9F"/>
    <w:rsid w:val="00515706"/>
    <w:rsid w:val="005169B3"/>
    <w:rsid w:val="0051706F"/>
    <w:rsid w:val="005174BF"/>
    <w:rsid w:val="00521E04"/>
    <w:rsid w:val="00525303"/>
    <w:rsid w:val="00527A13"/>
    <w:rsid w:val="00531F5C"/>
    <w:rsid w:val="005322C0"/>
    <w:rsid w:val="0053285E"/>
    <w:rsid w:val="00532E50"/>
    <w:rsid w:val="00533170"/>
    <w:rsid w:val="0053546F"/>
    <w:rsid w:val="005406D6"/>
    <w:rsid w:val="005408FD"/>
    <w:rsid w:val="00540B8D"/>
    <w:rsid w:val="00540F06"/>
    <w:rsid w:val="00540F67"/>
    <w:rsid w:val="0054106D"/>
    <w:rsid w:val="00541488"/>
    <w:rsid w:val="00542261"/>
    <w:rsid w:val="00542E69"/>
    <w:rsid w:val="00542F48"/>
    <w:rsid w:val="0054316D"/>
    <w:rsid w:val="00543983"/>
    <w:rsid w:val="00546ED3"/>
    <w:rsid w:val="00547AC7"/>
    <w:rsid w:val="00547E37"/>
    <w:rsid w:val="00550187"/>
    <w:rsid w:val="0055032C"/>
    <w:rsid w:val="00551B3A"/>
    <w:rsid w:val="00553E7E"/>
    <w:rsid w:val="00553F16"/>
    <w:rsid w:val="0055434D"/>
    <w:rsid w:val="00554B65"/>
    <w:rsid w:val="00556260"/>
    <w:rsid w:val="005563B1"/>
    <w:rsid w:val="00557306"/>
    <w:rsid w:val="005573ED"/>
    <w:rsid w:val="00560520"/>
    <w:rsid w:val="005618AE"/>
    <w:rsid w:val="00561936"/>
    <w:rsid w:val="0056329C"/>
    <w:rsid w:val="00563860"/>
    <w:rsid w:val="00564A67"/>
    <w:rsid w:val="005651A2"/>
    <w:rsid w:val="00566B3F"/>
    <w:rsid w:val="00570865"/>
    <w:rsid w:val="00570B21"/>
    <w:rsid w:val="00570C6A"/>
    <w:rsid w:val="00571188"/>
    <w:rsid w:val="005723C3"/>
    <w:rsid w:val="00573B1A"/>
    <w:rsid w:val="00573CF3"/>
    <w:rsid w:val="00575502"/>
    <w:rsid w:val="00575753"/>
    <w:rsid w:val="0057585E"/>
    <w:rsid w:val="00577F7A"/>
    <w:rsid w:val="00580143"/>
    <w:rsid w:val="00580CBD"/>
    <w:rsid w:val="00584287"/>
    <w:rsid w:val="005842DE"/>
    <w:rsid w:val="00585BC0"/>
    <w:rsid w:val="00586C84"/>
    <w:rsid w:val="00587695"/>
    <w:rsid w:val="00592177"/>
    <w:rsid w:val="00593FAE"/>
    <w:rsid w:val="00594AE8"/>
    <w:rsid w:val="00594E6B"/>
    <w:rsid w:val="00595AE4"/>
    <w:rsid w:val="00596043"/>
    <w:rsid w:val="005967EF"/>
    <w:rsid w:val="005968FE"/>
    <w:rsid w:val="005A1BBF"/>
    <w:rsid w:val="005A1C4E"/>
    <w:rsid w:val="005A3AA2"/>
    <w:rsid w:val="005A444C"/>
    <w:rsid w:val="005A50BE"/>
    <w:rsid w:val="005B0AEA"/>
    <w:rsid w:val="005B3DB6"/>
    <w:rsid w:val="005B45B7"/>
    <w:rsid w:val="005B600A"/>
    <w:rsid w:val="005B7607"/>
    <w:rsid w:val="005C1268"/>
    <w:rsid w:val="005C21DB"/>
    <w:rsid w:val="005C2D51"/>
    <w:rsid w:val="005C4C90"/>
    <w:rsid w:val="005C4CEB"/>
    <w:rsid w:val="005D3A81"/>
    <w:rsid w:val="005D79D0"/>
    <w:rsid w:val="005E0FF7"/>
    <w:rsid w:val="005E60A2"/>
    <w:rsid w:val="005E64B5"/>
    <w:rsid w:val="005E67D7"/>
    <w:rsid w:val="005F2DBC"/>
    <w:rsid w:val="005F4317"/>
    <w:rsid w:val="005F552E"/>
    <w:rsid w:val="005F7885"/>
    <w:rsid w:val="00601636"/>
    <w:rsid w:val="00601DE2"/>
    <w:rsid w:val="00602188"/>
    <w:rsid w:val="006039F2"/>
    <w:rsid w:val="006042EE"/>
    <w:rsid w:val="006043B8"/>
    <w:rsid w:val="006056A7"/>
    <w:rsid w:val="00605CF6"/>
    <w:rsid w:val="00606024"/>
    <w:rsid w:val="0061128D"/>
    <w:rsid w:val="00613F1B"/>
    <w:rsid w:val="00614137"/>
    <w:rsid w:val="0061720B"/>
    <w:rsid w:val="00620332"/>
    <w:rsid w:val="00620D8E"/>
    <w:rsid w:val="00621784"/>
    <w:rsid w:val="00621F4B"/>
    <w:rsid w:val="00626704"/>
    <w:rsid w:val="006320BA"/>
    <w:rsid w:val="006332A3"/>
    <w:rsid w:val="00633A8A"/>
    <w:rsid w:val="00633FA8"/>
    <w:rsid w:val="0063543B"/>
    <w:rsid w:val="006361D3"/>
    <w:rsid w:val="006363F4"/>
    <w:rsid w:val="006375DE"/>
    <w:rsid w:val="00637B16"/>
    <w:rsid w:val="006404B8"/>
    <w:rsid w:val="00640A9A"/>
    <w:rsid w:val="00641DFA"/>
    <w:rsid w:val="00644B4F"/>
    <w:rsid w:val="00646344"/>
    <w:rsid w:val="00646377"/>
    <w:rsid w:val="00646A73"/>
    <w:rsid w:val="00646D66"/>
    <w:rsid w:val="00647CB5"/>
    <w:rsid w:val="00650102"/>
    <w:rsid w:val="00652CA0"/>
    <w:rsid w:val="0065329B"/>
    <w:rsid w:val="0065367C"/>
    <w:rsid w:val="006536CF"/>
    <w:rsid w:val="00654641"/>
    <w:rsid w:val="006555EA"/>
    <w:rsid w:val="006564C8"/>
    <w:rsid w:val="0065799B"/>
    <w:rsid w:val="00662883"/>
    <w:rsid w:val="00662CD9"/>
    <w:rsid w:val="006637AF"/>
    <w:rsid w:val="0066421F"/>
    <w:rsid w:val="0066512C"/>
    <w:rsid w:val="00665CFD"/>
    <w:rsid w:val="006664DD"/>
    <w:rsid w:val="00667200"/>
    <w:rsid w:val="0067000C"/>
    <w:rsid w:val="00670611"/>
    <w:rsid w:val="00671881"/>
    <w:rsid w:val="00671FA8"/>
    <w:rsid w:val="0067265C"/>
    <w:rsid w:val="0067385A"/>
    <w:rsid w:val="00676FA3"/>
    <w:rsid w:val="006813DD"/>
    <w:rsid w:val="0068141B"/>
    <w:rsid w:val="00681D78"/>
    <w:rsid w:val="006828D7"/>
    <w:rsid w:val="00683272"/>
    <w:rsid w:val="00683B9A"/>
    <w:rsid w:val="00684DC5"/>
    <w:rsid w:val="00685FC6"/>
    <w:rsid w:val="0069080C"/>
    <w:rsid w:val="00690D57"/>
    <w:rsid w:val="006910A6"/>
    <w:rsid w:val="00691F4D"/>
    <w:rsid w:val="00692077"/>
    <w:rsid w:val="0069245E"/>
    <w:rsid w:val="00692762"/>
    <w:rsid w:val="00692DBA"/>
    <w:rsid w:val="0069524E"/>
    <w:rsid w:val="00695403"/>
    <w:rsid w:val="00696477"/>
    <w:rsid w:val="00696A03"/>
    <w:rsid w:val="006A1774"/>
    <w:rsid w:val="006A27F6"/>
    <w:rsid w:val="006A2EF1"/>
    <w:rsid w:val="006A305F"/>
    <w:rsid w:val="006B1381"/>
    <w:rsid w:val="006B143E"/>
    <w:rsid w:val="006B1F09"/>
    <w:rsid w:val="006B4AB5"/>
    <w:rsid w:val="006B6DEA"/>
    <w:rsid w:val="006B78AA"/>
    <w:rsid w:val="006B78ED"/>
    <w:rsid w:val="006C1C4D"/>
    <w:rsid w:val="006C44BF"/>
    <w:rsid w:val="006C4889"/>
    <w:rsid w:val="006C496A"/>
    <w:rsid w:val="006D0C7D"/>
    <w:rsid w:val="006D0E9D"/>
    <w:rsid w:val="006D2B44"/>
    <w:rsid w:val="006D464E"/>
    <w:rsid w:val="006E441D"/>
    <w:rsid w:val="006E5123"/>
    <w:rsid w:val="006E57E9"/>
    <w:rsid w:val="006F1398"/>
    <w:rsid w:val="006F324B"/>
    <w:rsid w:val="0070067D"/>
    <w:rsid w:val="007006B1"/>
    <w:rsid w:val="00702212"/>
    <w:rsid w:val="007026B3"/>
    <w:rsid w:val="00705580"/>
    <w:rsid w:val="0070681C"/>
    <w:rsid w:val="00706EDF"/>
    <w:rsid w:val="0070715C"/>
    <w:rsid w:val="00707C46"/>
    <w:rsid w:val="00711ACE"/>
    <w:rsid w:val="00714D7B"/>
    <w:rsid w:val="00717DB6"/>
    <w:rsid w:val="00720820"/>
    <w:rsid w:val="00720A56"/>
    <w:rsid w:val="00720CD2"/>
    <w:rsid w:val="007211CA"/>
    <w:rsid w:val="0072154A"/>
    <w:rsid w:val="007233D7"/>
    <w:rsid w:val="007257E2"/>
    <w:rsid w:val="00730F70"/>
    <w:rsid w:val="007324F2"/>
    <w:rsid w:val="00732502"/>
    <w:rsid w:val="0073423F"/>
    <w:rsid w:val="00737834"/>
    <w:rsid w:val="00737836"/>
    <w:rsid w:val="00737B78"/>
    <w:rsid w:val="00740086"/>
    <w:rsid w:val="007415C6"/>
    <w:rsid w:val="00741F3B"/>
    <w:rsid w:val="00743DD7"/>
    <w:rsid w:val="0074481E"/>
    <w:rsid w:val="0074671D"/>
    <w:rsid w:val="007520DF"/>
    <w:rsid w:val="007526FE"/>
    <w:rsid w:val="0075520F"/>
    <w:rsid w:val="007553E3"/>
    <w:rsid w:val="00756045"/>
    <w:rsid w:val="00760BCC"/>
    <w:rsid w:val="00761E17"/>
    <w:rsid w:val="007641F6"/>
    <w:rsid w:val="00764D3D"/>
    <w:rsid w:val="00766204"/>
    <w:rsid w:val="0076732C"/>
    <w:rsid w:val="0077021F"/>
    <w:rsid w:val="007727BF"/>
    <w:rsid w:val="007751DA"/>
    <w:rsid w:val="007767F7"/>
    <w:rsid w:val="007809A0"/>
    <w:rsid w:val="00781B31"/>
    <w:rsid w:val="00781DFF"/>
    <w:rsid w:val="0078379E"/>
    <w:rsid w:val="00787278"/>
    <w:rsid w:val="00791539"/>
    <w:rsid w:val="00791F33"/>
    <w:rsid w:val="00792F63"/>
    <w:rsid w:val="00793431"/>
    <w:rsid w:val="00794E18"/>
    <w:rsid w:val="00796265"/>
    <w:rsid w:val="007A0024"/>
    <w:rsid w:val="007A0705"/>
    <w:rsid w:val="007A1977"/>
    <w:rsid w:val="007A1ABB"/>
    <w:rsid w:val="007A2E5E"/>
    <w:rsid w:val="007A33C4"/>
    <w:rsid w:val="007A3971"/>
    <w:rsid w:val="007A3A1C"/>
    <w:rsid w:val="007A3EC0"/>
    <w:rsid w:val="007A40CF"/>
    <w:rsid w:val="007A74DE"/>
    <w:rsid w:val="007B0CF8"/>
    <w:rsid w:val="007B1103"/>
    <w:rsid w:val="007B283B"/>
    <w:rsid w:val="007B3A74"/>
    <w:rsid w:val="007B3DFC"/>
    <w:rsid w:val="007B456F"/>
    <w:rsid w:val="007B4CBC"/>
    <w:rsid w:val="007B659C"/>
    <w:rsid w:val="007B69FF"/>
    <w:rsid w:val="007C04E7"/>
    <w:rsid w:val="007C1670"/>
    <w:rsid w:val="007C25C9"/>
    <w:rsid w:val="007C3205"/>
    <w:rsid w:val="007C40F7"/>
    <w:rsid w:val="007C49A0"/>
    <w:rsid w:val="007C603E"/>
    <w:rsid w:val="007D0ADA"/>
    <w:rsid w:val="007D11A7"/>
    <w:rsid w:val="007D1CED"/>
    <w:rsid w:val="007D3531"/>
    <w:rsid w:val="007E0067"/>
    <w:rsid w:val="007E0294"/>
    <w:rsid w:val="007E190C"/>
    <w:rsid w:val="007E21BD"/>
    <w:rsid w:val="007E3047"/>
    <w:rsid w:val="007E5762"/>
    <w:rsid w:val="007E5E81"/>
    <w:rsid w:val="007E65C9"/>
    <w:rsid w:val="007E709E"/>
    <w:rsid w:val="007E781E"/>
    <w:rsid w:val="007F01BC"/>
    <w:rsid w:val="007F1374"/>
    <w:rsid w:val="007F1B58"/>
    <w:rsid w:val="007F1BF9"/>
    <w:rsid w:val="007F1DE6"/>
    <w:rsid w:val="007F7A13"/>
    <w:rsid w:val="0080021A"/>
    <w:rsid w:val="00800EAF"/>
    <w:rsid w:val="00800FB4"/>
    <w:rsid w:val="00801606"/>
    <w:rsid w:val="00804A40"/>
    <w:rsid w:val="00804F0C"/>
    <w:rsid w:val="00805B7E"/>
    <w:rsid w:val="008063AB"/>
    <w:rsid w:val="0080744E"/>
    <w:rsid w:val="00811A17"/>
    <w:rsid w:val="00814D81"/>
    <w:rsid w:val="00816E1F"/>
    <w:rsid w:val="00817897"/>
    <w:rsid w:val="00817990"/>
    <w:rsid w:val="008203A7"/>
    <w:rsid w:val="00821BD5"/>
    <w:rsid w:val="00822003"/>
    <w:rsid w:val="00822531"/>
    <w:rsid w:val="00822F44"/>
    <w:rsid w:val="00825900"/>
    <w:rsid w:val="00826290"/>
    <w:rsid w:val="00827A19"/>
    <w:rsid w:val="00827DA9"/>
    <w:rsid w:val="00830E60"/>
    <w:rsid w:val="0083145E"/>
    <w:rsid w:val="00831599"/>
    <w:rsid w:val="00831852"/>
    <w:rsid w:val="00832E51"/>
    <w:rsid w:val="0083360A"/>
    <w:rsid w:val="00834799"/>
    <w:rsid w:val="00835B78"/>
    <w:rsid w:val="0084044E"/>
    <w:rsid w:val="00841114"/>
    <w:rsid w:val="00841325"/>
    <w:rsid w:val="00843707"/>
    <w:rsid w:val="0084608A"/>
    <w:rsid w:val="00846346"/>
    <w:rsid w:val="00846F0A"/>
    <w:rsid w:val="0084771D"/>
    <w:rsid w:val="00850DF3"/>
    <w:rsid w:val="008519D6"/>
    <w:rsid w:val="008552DF"/>
    <w:rsid w:val="00856200"/>
    <w:rsid w:val="0085752E"/>
    <w:rsid w:val="00860812"/>
    <w:rsid w:val="008622B2"/>
    <w:rsid w:val="00862684"/>
    <w:rsid w:val="0086318D"/>
    <w:rsid w:val="00863B67"/>
    <w:rsid w:val="008724E6"/>
    <w:rsid w:val="00873B95"/>
    <w:rsid w:val="00875FB8"/>
    <w:rsid w:val="008770A9"/>
    <w:rsid w:val="008802E3"/>
    <w:rsid w:val="008803F1"/>
    <w:rsid w:val="0088127E"/>
    <w:rsid w:val="00881E46"/>
    <w:rsid w:val="008851FD"/>
    <w:rsid w:val="00890AA2"/>
    <w:rsid w:val="008913EA"/>
    <w:rsid w:val="008926EE"/>
    <w:rsid w:val="008954D5"/>
    <w:rsid w:val="008A3342"/>
    <w:rsid w:val="008A4205"/>
    <w:rsid w:val="008A425C"/>
    <w:rsid w:val="008A486E"/>
    <w:rsid w:val="008A5087"/>
    <w:rsid w:val="008A5D55"/>
    <w:rsid w:val="008A5F4B"/>
    <w:rsid w:val="008B216D"/>
    <w:rsid w:val="008B5AB3"/>
    <w:rsid w:val="008B7A50"/>
    <w:rsid w:val="008C088B"/>
    <w:rsid w:val="008C0B16"/>
    <w:rsid w:val="008C1DA9"/>
    <w:rsid w:val="008C4606"/>
    <w:rsid w:val="008D3356"/>
    <w:rsid w:val="008D4AD5"/>
    <w:rsid w:val="008D6480"/>
    <w:rsid w:val="008D6929"/>
    <w:rsid w:val="008E0AB9"/>
    <w:rsid w:val="008E1AC4"/>
    <w:rsid w:val="008E1E25"/>
    <w:rsid w:val="008E30AF"/>
    <w:rsid w:val="008E3EAF"/>
    <w:rsid w:val="008E42BE"/>
    <w:rsid w:val="008E4BA4"/>
    <w:rsid w:val="008E74FC"/>
    <w:rsid w:val="008E7A95"/>
    <w:rsid w:val="008F17E2"/>
    <w:rsid w:val="008F7526"/>
    <w:rsid w:val="00900582"/>
    <w:rsid w:val="0090161A"/>
    <w:rsid w:val="00901B65"/>
    <w:rsid w:val="00904057"/>
    <w:rsid w:val="009044F7"/>
    <w:rsid w:val="009050DF"/>
    <w:rsid w:val="00905616"/>
    <w:rsid w:val="00905F3C"/>
    <w:rsid w:val="0090674E"/>
    <w:rsid w:val="00907A1D"/>
    <w:rsid w:val="00914213"/>
    <w:rsid w:val="009142C8"/>
    <w:rsid w:val="009147CC"/>
    <w:rsid w:val="0091717D"/>
    <w:rsid w:val="00921676"/>
    <w:rsid w:val="00922032"/>
    <w:rsid w:val="00925079"/>
    <w:rsid w:val="009254DE"/>
    <w:rsid w:val="009254F2"/>
    <w:rsid w:val="00926483"/>
    <w:rsid w:val="009272DA"/>
    <w:rsid w:val="0093020C"/>
    <w:rsid w:val="00935266"/>
    <w:rsid w:val="009354B5"/>
    <w:rsid w:val="009365FB"/>
    <w:rsid w:val="0094069E"/>
    <w:rsid w:val="00940E40"/>
    <w:rsid w:val="0094206C"/>
    <w:rsid w:val="00945DC9"/>
    <w:rsid w:val="00950DC5"/>
    <w:rsid w:val="00951794"/>
    <w:rsid w:val="00951D8D"/>
    <w:rsid w:val="009525C6"/>
    <w:rsid w:val="00952C17"/>
    <w:rsid w:val="00952D4B"/>
    <w:rsid w:val="0095368A"/>
    <w:rsid w:val="009601C9"/>
    <w:rsid w:val="00962E8C"/>
    <w:rsid w:val="009717FA"/>
    <w:rsid w:val="00971B80"/>
    <w:rsid w:val="00973B0C"/>
    <w:rsid w:val="00973F4B"/>
    <w:rsid w:val="009751D0"/>
    <w:rsid w:val="00975B3E"/>
    <w:rsid w:val="009774A5"/>
    <w:rsid w:val="009801F7"/>
    <w:rsid w:val="00981600"/>
    <w:rsid w:val="00982655"/>
    <w:rsid w:val="0098395C"/>
    <w:rsid w:val="009842AB"/>
    <w:rsid w:val="00984B57"/>
    <w:rsid w:val="00986EBA"/>
    <w:rsid w:val="00990561"/>
    <w:rsid w:val="009907BA"/>
    <w:rsid w:val="009922B1"/>
    <w:rsid w:val="009929B6"/>
    <w:rsid w:val="00992FC8"/>
    <w:rsid w:val="009961CB"/>
    <w:rsid w:val="00996DEB"/>
    <w:rsid w:val="00997337"/>
    <w:rsid w:val="009A0A98"/>
    <w:rsid w:val="009A0EE3"/>
    <w:rsid w:val="009A13F0"/>
    <w:rsid w:val="009A2F40"/>
    <w:rsid w:val="009A3C2F"/>
    <w:rsid w:val="009A4C4F"/>
    <w:rsid w:val="009A5FFA"/>
    <w:rsid w:val="009A6456"/>
    <w:rsid w:val="009A71FF"/>
    <w:rsid w:val="009A77C4"/>
    <w:rsid w:val="009A7AB0"/>
    <w:rsid w:val="009B048D"/>
    <w:rsid w:val="009B134B"/>
    <w:rsid w:val="009B3194"/>
    <w:rsid w:val="009B3841"/>
    <w:rsid w:val="009B3DE0"/>
    <w:rsid w:val="009B3F0D"/>
    <w:rsid w:val="009B4BA1"/>
    <w:rsid w:val="009B4C90"/>
    <w:rsid w:val="009B50E9"/>
    <w:rsid w:val="009B52FF"/>
    <w:rsid w:val="009B56FD"/>
    <w:rsid w:val="009B6789"/>
    <w:rsid w:val="009B70D2"/>
    <w:rsid w:val="009B797B"/>
    <w:rsid w:val="009C154A"/>
    <w:rsid w:val="009C16C9"/>
    <w:rsid w:val="009C4AD8"/>
    <w:rsid w:val="009C5C95"/>
    <w:rsid w:val="009C5F06"/>
    <w:rsid w:val="009C697D"/>
    <w:rsid w:val="009D0D43"/>
    <w:rsid w:val="009D1D22"/>
    <w:rsid w:val="009D24E1"/>
    <w:rsid w:val="009D2C44"/>
    <w:rsid w:val="009D3DF1"/>
    <w:rsid w:val="009E1306"/>
    <w:rsid w:val="009E15C7"/>
    <w:rsid w:val="009E3056"/>
    <w:rsid w:val="009E6395"/>
    <w:rsid w:val="009E7438"/>
    <w:rsid w:val="009E7C9D"/>
    <w:rsid w:val="009F0C8C"/>
    <w:rsid w:val="009F1BB2"/>
    <w:rsid w:val="009F2EDD"/>
    <w:rsid w:val="009F2F5E"/>
    <w:rsid w:val="009F3360"/>
    <w:rsid w:val="009F3F58"/>
    <w:rsid w:val="009F5539"/>
    <w:rsid w:val="009F691D"/>
    <w:rsid w:val="00A01ED1"/>
    <w:rsid w:val="00A03B88"/>
    <w:rsid w:val="00A0522B"/>
    <w:rsid w:val="00A06B14"/>
    <w:rsid w:val="00A06B93"/>
    <w:rsid w:val="00A06E97"/>
    <w:rsid w:val="00A10254"/>
    <w:rsid w:val="00A1076D"/>
    <w:rsid w:val="00A10C20"/>
    <w:rsid w:val="00A127D9"/>
    <w:rsid w:val="00A156E9"/>
    <w:rsid w:val="00A15A7E"/>
    <w:rsid w:val="00A17A3C"/>
    <w:rsid w:val="00A17B7D"/>
    <w:rsid w:val="00A21B08"/>
    <w:rsid w:val="00A21BE9"/>
    <w:rsid w:val="00A22216"/>
    <w:rsid w:val="00A22D8C"/>
    <w:rsid w:val="00A24ACD"/>
    <w:rsid w:val="00A2515F"/>
    <w:rsid w:val="00A25489"/>
    <w:rsid w:val="00A26DFC"/>
    <w:rsid w:val="00A30737"/>
    <w:rsid w:val="00A329C9"/>
    <w:rsid w:val="00A33191"/>
    <w:rsid w:val="00A33239"/>
    <w:rsid w:val="00A3595E"/>
    <w:rsid w:val="00A35B5E"/>
    <w:rsid w:val="00A370C4"/>
    <w:rsid w:val="00A3715F"/>
    <w:rsid w:val="00A37702"/>
    <w:rsid w:val="00A37D5F"/>
    <w:rsid w:val="00A4260B"/>
    <w:rsid w:val="00A42EE1"/>
    <w:rsid w:val="00A43140"/>
    <w:rsid w:val="00A43314"/>
    <w:rsid w:val="00A43982"/>
    <w:rsid w:val="00A45002"/>
    <w:rsid w:val="00A461BF"/>
    <w:rsid w:val="00A52E2D"/>
    <w:rsid w:val="00A545B2"/>
    <w:rsid w:val="00A55B2C"/>
    <w:rsid w:val="00A55C04"/>
    <w:rsid w:val="00A56304"/>
    <w:rsid w:val="00A57AA6"/>
    <w:rsid w:val="00A60975"/>
    <w:rsid w:val="00A622ED"/>
    <w:rsid w:val="00A63118"/>
    <w:rsid w:val="00A63148"/>
    <w:rsid w:val="00A64256"/>
    <w:rsid w:val="00A6435D"/>
    <w:rsid w:val="00A652BD"/>
    <w:rsid w:val="00A65F09"/>
    <w:rsid w:val="00A67A9F"/>
    <w:rsid w:val="00A7000F"/>
    <w:rsid w:val="00A704FC"/>
    <w:rsid w:val="00A751AE"/>
    <w:rsid w:val="00A75BE6"/>
    <w:rsid w:val="00A76985"/>
    <w:rsid w:val="00A76A16"/>
    <w:rsid w:val="00A81A96"/>
    <w:rsid w:val="00A820A4"/>
    <w:rsid w:val="00A87836"/>
    <w:rsid w:val="00A87965"/>
    <w:rsid w:val="00A902CF"/>
    <w:rsid w:val="00A9030D"/>
    <w:rsid w:val="00A90419"/>
    <w:rsid w:val="00A91B69"/>
    <w:rsid w:val="00A91BBF"/>
    <w:rsid w:val="00A93481"/>
    <w:rsid w:val="00A95769"/>
    <w:rsid w:val="00A968EE"/>
    <w:rsid w:val="00A96A85"/>
    <w:rsid w:val="00AA572C"/>
    <w:rsid w:val="00AA6EE5"/>
    <w:rsid w:val="00AB0E49"/>
    <w:rsid w:val="00AB2CE7"/>
    <w:rsid w:val="00AB4F60"/>
    <w:rsid w:val="00AB53B8"/>
    <w:rsid w:val="00AB5647"/>
    <w:rsid w:val="00AB5E72"/>
    <w:rsid w:val="00AB622E"/>
    <w:rsid w:val="00AB779D"/>
    <w:rsid w:val="00AC55DA"/>
    <w:rsid w:val="00AC589B"/>
    <w:rsid w:val="00AC69EA"/>
    <w:rsid w:val="00AC7961"/>
    <w:rsid w:val="00AD123F"/>
    <w:rsid w:val="00AD5D9F"/>
    <w:rsid w:val="00AD625E"/>
    <w:rsid w:val="00AE04AB"/>
    <w:rsid w:val="00AE37F9"/>
    <w:rsid w:val="00AE3FE3"/>
    <w:rsid w:val="00AE532B"/>
    <w:rsid w:val="00AE6E98"/>
    <w:rsid w:val="00AE702C"/>
    <w:rsid w:val="00AF0755"/>
    <w:rsid w:val="00AF08D5"/>
    <w:rsid w:val="00AF1E04"/>
    <w:rsid w:val="00AF4695"/>
    <w:rsid w:val="00AF4811"/>
    <w:rsid w:val="00B000A0"/>
    <w:rsid w:val="00B004EA"/>
    <w:rsid w:val="00B01BD4"/>
    <w:rsid w:val="00B02638"/>
    <w:rsid w:val="00B060EC"/>
    <w:rsid w:val="00B066A4"/>
    <w:rsid w:val="00B06F60"/>
    <w:rsid w:val="00B13F50"/>
    <w:rsid w:val="00B1414E"/>
    <w:rsid w:val="00B14B43"/>
    <w:rsid w:val="00B14D96"/>
    <w:rsid w:val="00B16AB1"/>
    <w:rsid w:val="00B17FFA"/>
    <w:rsid w:val="00B20BB0"/>
    <w:rsid w:val="00B21264"/>
    <w:rsid w:val="00B2278A"/>
    <w:rsid w:val="00B22BE9"/>
    <w:rsid w:val="00B22E44"/>
    <w:rsid w:val="00B2308B"/>
    <w:rsid w:val="00B25B58"/>
    <w:rsid w:val="00B26029"/>
    <w:rsid w:val="00B321D2"/>
    <w:rsid w:val="00B33653"/>
    <w:rsid w:val="00B35438"/>
    <w:rsid w:val="00B36007"/>
    <w:rsid w:val="00B409B8"/>
    <w:rsid w:val="00B40F3D"/>
    <w:rsid w:val="00B4204F"/>
    <w:rsid w:val="00B4338A"/>
    <w:rsid w:val="00B437F0"/>
    <w:rsid w:val="00B4385C"/>
    <w:rsid w:val="00B43D24"/>
    <w:rsid w:val="00B45601"/>
    <w:rsid w:val="00B4573B"/>
    <w:rsid w:val="00B46796"/>
    <w:rsid w:val="00B472BE"/>
    <w:rsid w:val="00B47B4C"/>
    <w:rsid w:val="00B504E1"/>
    <w:rsid w:val="00B5076A"/>
    <w:rsid w:val="00B50E8E"/>
    <w:rsid w:val="00B53246"/>
    <w:rsid w:val="00B54FA5"/>
    <w:rsid w:val="00B5503D"/>
    <w:rsid w:val="00B550C6"/>
    <w:rsid w:val="00B55A1F"/>
    <w:rsid w:val="00B56614"/>
    <w:rsid w:val="00B625DB"/>
    <w:rsid w:val="00B6370B"/>
    <w:rsid w:val="00B63EB7"/>
    <w:rsid w:val="00B64064"/>
    <w:rsid w:val="00B6654C"/>
    <w:rsid w:val="00B6790E"/>
    <w:rsid w:val="00B74946"/>
    <w:rsid w:val="00B749EA"/>
    <w:rsid w:val="00B7516E"/>
    <w:rsid w:val="00B75E9B"/>
    <w:rsid w:val="00B76469"/>
    <w:rsid w:val="00B771A4"/>
    <w:rsid w:val="00B77D2F"/>
    <w:rsid w:val="00B81C94"/>
    <w:rsid w:val="00B82D6E"/>
    <w:rsid w:val="00B861E2"/>
    <w:rsid w:val="00B943D1"/>
    <w:rsid w:val="00B96DE7"/>
    <w:rsid w:val="00B97F4D"/>
    <w:rsid w:val="00BA29E3"/>
    <w:rsid w:val="00BA2F35"/>
    <w:rsid w:val="00BA3687"/>
    <w:rsid w:val="00BA447E"/>
    <w:rsid w:val="00BA44C2"/>
    <w:rsid w:val="00BA6384"/>
    <w:rsid w:val="00BA667D"/>
    <w:rsid w:val="00BA691F"/>
    <w:rsid w:val="00BA776C"/>
    <w:rsid w:val="00BB0AB9"/>
    <w:rsid w:val="00BB1791"/>
    <w:rsid w:val="00BB18CE"/>
    <w:rsid w:val="00BB4C42"/>
    <w:rsid w:val="00BB57AD"/>
    <w:rsid w:val="00BB5FE3"/>
    <w:rsid w:val="00BB6003"/>
    <w:rsid w:val="00BB677C"/>
    <w:rsid w:val="00BC0C22"/>
    <w:rsid w:val="00BC3E5E"/>
    <w:rsid w:val="00BC4AA1"/>
    <w:rsid w:val="00BC4DB9"/>
    <w:rsid w:val="00BC548B"/>
    <w:rsid w:val="00BC55A4"/>
    <w:rsid w:val="00BD1429"/>
    <w:rsid w:val="00BD1687"/>
    <w:rsid w:val="00BD3636"/>
    <w:rsid w:val="00BD4782"/>
    <w:rsid w:val="00BD7131"/>
    <w:rsid w:val="00BE080B"/>
    <w:rsid w:val="00BE21E5"/>
    <w:rsid w:val="00BE27D6"/>
    <w:rsid w:val="00BE41F1"/>
    <w:rsid w:val="00BE449C"/>
    <w:rsid w:val="00BE5DFD"/>
    <w:rsid w:val="00BE60D1"/>
    <w:rsid w:val="00BE79BB"/>
    <w:rsid w:val="00BF0D0D"/>
    <w:rsid w:val="00BF2866"/>
    <w:rsid w:val="00BF43BC"/>
    <w:rsid w:val="00BF4F67"/>
    <w:rsid w:val="00BF63FA"/>
    <w:rsid w:val="00BF692C"/>
    <w:rsid w:val="00BF7918"/>
    <w:rsid w:val="00BF7919"/>
    <w:rsid w:val="00BF7D8A"/>
    <w:rsid w:val="00C00437"/>
    <w:rsid w:val="00C00672"/>
    <w:rsid w:val="00C01AED"/>
    <w:rsid w:val="00C01E9F"/>
    <w:rsid w:val="00C03C01"/>
    <w:rsid w:val="00C04164"/>
    <w:rsid w:val="00C05AE2"/>
    <w:rsid w:val="00C064E7"/>
    <w:rsid w:val="00C06589"/>
    <w:rsid w:val="00C06B7E"/>
    <w:rsid w:val="00C06E7D"/>
    <w:rsid w:val="00C07840"/>
    <w:rsid w:val="00C078B6"/>
    <w:rsid w:val="00C112D7"/>
    <w:rsid w:val="00C13449"/>
    <w:rsid w:val="00C15784"/>
    <w:rsid w:val="00C1585A"/>
    <w:rsid w:val="00C1592A"/>
    <w:rsid w:val="00C1739E"/>
    <w:rsid w:val="00C174DF"/>
    <w:rsid w:val="00C17881"/>
    <w:rsid w:val="00C205F5"/>
    <w:rsid w:val="00C217B9"/>
    <w:rsid w:val="00C223E0"/>
    <w:rsid w:val="00C25B4B"/>
    <w:rsid w:val="00C2627C"/>
    <w:rsid w:val="00C269D1"/>
    <w:rsid w:val="00C30500"/>
    <w:rsid w:val="00C31199"/>
    <w:rsid w:val="00C31289"/>
    <w:rsid w:val="00C333EC"/>
    <w:rsid w:val="00C3360A"/>
    <w:rsid w:val="00C33DFB"/>
    <w:rsid w:val="00C3413D"/>
    <w:rsid w:val="00C34BEE"/>
    <w:rsid w:val="00C35105"/>
    <w:rsid w:val="00C36E6C"/>
    <w:rsid w:val="00C37057"/>
    <w:rsid w:val="00C37D6A"/>
    <w:rsid w:val="00C422B1"/>
    <w:rsid w:val="00C42F55"/>
    <w:rsid w:val="00C43977"/>
    <w:rsid w:val="00C45AF8"/>
    <w:rsid w:val="00C46731"/>
    <w:rsid w:val="00C46E5A"/>
    <w:rsid w:val="00C512B5"/>
    <w:rsid w:val="00C52797"/>
    <w:rsid w:val="00C5457F"/>
    <w:rsid w:val="00C61F70"/>
    <w:rsid w:val="00C62712"/>
    <w:rsid w:val="00C62BDE"/>
    <w:rsid w:val="00C704FD"/>
    <w:rsid w:val="00C70732"/>
    <w:rsid w:val="00C71735"/>
    <w:rsid w:val="00C71EDA"/>
    <w:rsid w:val="00C736B1"/>
    <w:rsid w:val="00C73F1D"/>
    <w:rsid w:val="00C81309"/>
    <w:rsid w:val="00C81A96"/>
    <w:rsid w:val="00C8248C"/>
    <w:rsid w:val="00C8261B"/>
    <w:rsid w:val="00C82D00"/>
    <w:rsid w:val="00C83DAA"/>
    <w:rsid w:val="00C8441A"/>
    <w:rsid w:val="00C84BA3"/>
    <w:rsid w:val="00C857ED"/>
    <w:rsid w:val="00C85A3B"/>
    <w:rsid w:val="00C85EFB"/>
    <w:rsid w:val="00C87120"/>
    <w:rsid w:val="00C87D89"/>
    <w:rsid w:val="00C91D72"/>
    <w:rsid w:val="00C94A51"/>
    <w:rsid w:val="00C962A8"/>
    <w:rsid w:val="00C9652B"/>
    <w:rsid w:val="00C97D70"/>
    <w:rsid w:val="00CA0CE7"/>
    <w:rsid w:val="00CA1D62"/>
    <w:rsid w:val="00CA6E00"/>
    <w:rsid w:val="00CA71E0"/>
    <w:rsid w:val="00CA7B5D"/>
    <w:rsid w:val="00CB0675"/>
    <w:rsid w:val="00CB26F4"/>
    <w:rsid w:val="00CB27B7"/>
    <w:rsid w:val="00CB2E50"/>
    <w:rsid w:val="00CB3340"/>
    <w:rsid w:val="00CB492D"/>
    <w:rsid w:val="00CB7BC7"/>
    <w:rsid w:val="00CB7EC3"/>
    <w:rsid w:val="00CC089D"/>
    <w:rsid w:val="00CC2DDE"/>
    <w:rsid w:val="00CC50EB"/>
    <w:rsid w:val="00CC6BDB"/>
    <w:rsid w:val="00CD07B2"/>
    <w:rsid w:val="00CD0D2C"/>
    <w:rsid w:val="00CD1FB9"/>
    <w:rsid w:val="00CD259E"/>
    <w:rsid w:val="00CE05CB"/>
    <w:rsid w:val="00CE1A63"/>
    <w:rsid w:val="00CE1C54"/>
    <w:rsid w:val="00CE5CD3"/>
    <w:rsid w:val="00CE797A"/>
    <w:rsid w:val="00CF05F0"/>
    <w:rsid w:val="00CF189A"/>
    <w:rsid w:val="00CF4741"/>
    <w:rsid w:val="00CF5AA7"/>
    <w:rsid w:val="00CF626E"/>
    <w:rsid w:val="00CF6AD7"/>
    <w:rsid w:val="00CF6CD7"/>
    <w:rsid w:val="00D0083F"/>
    <w:rsid w:val="00D00A76"/>
    <w:rsid w:val="00D01219"/>
    <w:rsid w:val="00D0341E"/>
    <w:rsid w:val="00D0403E"/>
    <w:rsid w:val="00D04235"/>
    <w:rsid w:val="00D04A4E"/>
    <w:rsid w:val="00D05781"/>
    <w:rsid w:val="00D05888"/>
    <w:rsid w:val="00D144B2"/>
    <w:rsid w:val="00D146CF"/>
    <w:rsid w:val="00D16633"/>
    <w:rsid w:val="00D16C00"/>
    <w:rsid w:val="00D1710B"/>
    <w:rsid w:val="00D20372"/>
    <w:rsid w:val="00D21746"/>
    <w:rsid w:val="00D22405"/>
    <w:rsid w:val="00D2387D"/>
    <w:rsid w:val="00D26186"/>
    <w:rsid w:val="00D3152C"/>
    <w:rsid w:val="00D31B4F"/>
    <w:rsid w:val="00D33749"/>
    <w:rsid w:val="00D33BFC"/>
    <w:rsid w:val="00D33C4A"/>
    <w:rsid w:val="00D34F90"/>
    <w:rsid w:val="00D35D44"/>
    <w:rsid w:val="00D364E2"/>
    <w:rsid w:val="00D41DE9"/>
    <w:rsid w:val="00D43EA3"/>
    <w:rsid w:val="00D44B3B"/>
    <w:rsid w:val="00D46AE4"/>
    <w:rsid w:val="00D46C4B"/>
    <w:rsid w:val="00D50B23"/>
    <w:rsid w:val="00D50C0D"/>
    <w:rsid w:val="00D514F3"/>
    <w:rsid w:val="00D5295F"/>
    <w:rsid w:val="00D52E8D"/>
    <w:rsid w:val="00D53C2E"/>
    <w:rsid w:val="00D545EC"/>
    <w:rsid w:val="00D56330"/>
    <w:rsid w:val="00D56D9D"/>
    <w:rsid w:val="00D5774C"/>
    <w:rsid w:val="00D6193D"/>
    <w:rsid w:val="00D65240"/>
    <w:rsid w:val="00D667E9"/>
    <w:rsid w:val="00D71754"/>
    <w:rsid w:val="00D71A3D"/>
    <w:rsid w:val="00D727F3"/>
    <w:rsid w:val="00D732D6"/>
    <w:rsid w:val="00D73AEE"/>
    <w:rsid w:val="00D740D5"/>
    <w:rsid w:val="00D748EC"/>
    <w:rsid w:val="00D766B0"/>
    <w:rsid w:val="00D767CA"/>
    <w:rsid w:val="00D82784"/>
    <w:rsid w:val="00D87E13"/>
    <w:rsid w:val="00D92281"/>
    <w:rsid w:val="00D922F9"/>
    <w:rsid w:val="00D9299D"/>
    <w:rsid w:val="00D93F8F"/>
    <w:rsid w:val="00D95400"/>
    <w:rsid w:val="00D9567A"/>
    <w:rsid w:val="00D971A9"/>
    <w:rsid w:val="00DA0C15"/>
    <w:rsid w:val="00DA1135"/>
    <w:rsid w:val="00DA4B59"/>
    <w:rsid w:val="00DA76B5"/>
    <w:rsid w:val="00DA76CA"/>
    <w:rsid w:val="00DA7BD1"/>
    <w:rsid w:val="00DA7CD2"/>
    <w:rsid w:val="00DB0328"/>
    <w:rsid w:val="00DB0F01"/>
    <w:rsid w:val="00DB1308"/>
    <w:rsid w:val="00DB1BBB"/>
    <w:rsid w:val="00DB24D7"/>
    <w:rsid w:val="00DB2B0A"/>
    <w:rsid w:val="00DB3189"/>
    <w:rsid w:val="00DB60C5"/>
    <w:rsid w:val="00DB61F4"/>
    <w:rsid w:val="00DB6F2C"/>
    <w:rsid w:val="00DB7FC4"/>
    <w:rsid w:val="00DC1BA6"/>
    <w:rsid w:val="00DC2092"/>
    <w:rsid w:val="00DC369A"/>
    <w:rsid w:val="00DC49CF"/>
    <w:rsid w:val="00DC5A7B"/>
    <w:rsid w:val="00DC646D"/>
    <w:rsid w:val="00DC711D"/>
    <w:rsid w:val="00DD0898"/>
    <w:rsid w:val="00DD0B52"/>
    <w:rsid w:val="00DD1029"/>
    <w:rsid w:val="00DD5A18"/>
    <w:rsid w:val="00DD7ACB"/>
    <w:rsid w:val="00DE352D"/>
    <w:rsid w:val="00DE4167"/>
    <w:rsid w:val="00DE49CC"/>
    <w:rsid w:val="00DE4B12"/>
    <w:rsid w:val="00DE5FD3"/>
    <w:rsid w:val="00DF0D27"/>
    <w:rsid w:val="00DF1113"/>
    <w:rsid w:val="00DF2CB0"/>
    <w:rsid w:val="00DF2FCA"/>
    <w:rsid w:val="00DF39FE"/>
    <w:rsid w:val="00DF3AFF"/>
    <w:rsid w:val="00DF44DA"/>
    <w:rsid w:val="00DF49DA"/>
    <w:rsid w:val="00DF787A"/>
    <w:rsid w:val="00DF7F9C"/>
    <w:rsid w:val="00E0023F"/>
    <w:rsid w:val="00E01823"/>
    <w:rsid w:val="00E02953"/>
    <w:rsid w:val="00E02A4B"/>
    <w:rsid w:val="00E03AA2"/>
    <w:rsid w:val="00E03FD7"/>
    <w:rsid w:val="00E04D26"/>
    <w:rsid w:val="00E06A1E"/>
    <w:rsid w:val="00E07756"/>
    <w:rsid w:val="00E10B78"/>
    <w:rsid w:val="00E11844"/>
    <w:rsid w:val="00E11A49"/>
    <w:rsid w:val="00E11F66"/>
    <w:rsid w:val="00E1455A"/>
    <w:rsid w:val="00E1458B"/>
    <w:rsid w:val="00E14E72"/>
    <w:rsid w:val="00E1512C"/>
    <w:rsid w:val="00E15DC1"/>
    <w:rsid w:val="00E1630E"/>
    <w:rsid w:val="00E20DB0"/>
    <w:rsid w:val="00E231E6"/>
    <w:rsid w:val="00E25102"/>
    <w:rsid w:val="00E254E0"/>
    <w:rsid w:val="00E260FD"/>
    <w:rsid w:val="00E26B04"/>
    <w:rsid w:val="00E30064"/>
    <w:rsid w:val="00E308CD"/>
    <w:rsid w:val="00E310E2"/>
    <w:rsid w:val="00E33748"/>
    <w:rsid w:val="00E3452A"/>
    <w:rsid w:val="00E3539E"/>
    <w:rsid w:val="00E36C69"/>
    <w:rsid w:val="00E36D6E"/>
    <w:rsid w:val="00E37688"/>
    <w:rsid w:val="00E4744D"/>
    <w:rsid w:val="00E479C3"/>
    <w:rsid w:val="00E5002C"/>
    <w:rsid w:val="00E506E3"/>
    <w:rsid w:val="00E53B56"/>
    <w:rsid w:val="00E54B41"/>
    <w:rsid w:val="00E55C74"/>
    <w:rsid w:val="00E61433"/>
    <w:rsid w:val="00E63861"/>
    <w:rsid w:val="00E638B3"/>
    <w:rsid w:val="00E66734"/>
    <w:rsid w:val="00E66B32"/>
    <w:rsid w:val="00E66B33"/>
    <w:rsid w:val="00E66C52"/>
    <w:rsid w:val="00E66F56"/>
    <w:rsid w:val="00E67DB1"/>
    <w:rsid w:val="00E7003A"/>
    <w:rsid w:val="00E70645"/>
    <w:rsid w:val="00E70D1E"/>
    <w:rsid w:val="00E70E9B"/>
    <w:rsid w:val="00E72284"/>
    <w:rsid w:val="00E73485"/>
    <w:rsid w:val="00E734A7"/>
    <w:rsid w:val="00E74A67"/>
    <w:rsid w:val="00E7509A"/>
    <w:rsid w:val="00E805A5"/>
    <w:rsid w:val="00E80CF8"/>
    <w:rsid w:val="00E80E8E"/>
    <w:rsid w:val="00E82940"/>
    <w:rsid w:val="00E82A58"/>
    <w:rsid w:val="00E8311E"/>
    <w:rsid w:val="00E84375"/>
    <w:rsid w:val="00E869DC"/>
    <w:rsid w:val="00E90517"/>
    <w:rsid w:val="00E90659"/>
    <w:rsid w:val="00E90D27"/>
    <w:rsid w:val="00E916ED"/>
    <w:rsid w:val="00E91DC3"/>
    <w:rsid w:val="00E928CE"/>
    <w:rsid w:val="00E93199"/>
    <w:rsid w:val="00E93EB7"/>
    <w:rsid w:val="00E9538B"/>
    <w:rsid w:val="00E95728"/>
    <w:rsid w:val="00EA04F2"/>
    <w:rsid w:val="00EA2167"/>
    <w:rsid w:val="00EA422B"/>
    <w:rsid w:val="00EA4AD5"/>
    <w:rsid w:val="00EA514C"/>
    <w:rsid w:val="00EA6495"/>
    <w:rsid w:val="00EA68EC"/>
    <w:rsid w:val="00EA6FA8"/>
    <w:rsid w:val="00EB2652"/>
    <w:rsid w:val="00EB2916"/>
    <w:rsid w:val="00EB4217"/>
    <w:rsid w:val="00EB5322"/>
    <w:rsid w:val="00EB61DB"/>
    <w:rsid w:val="00EB67DC"/>
    <w:rsid w:val="00EB69C2"/>
    <w:rsid w:val="00EB7BAD"/>
    <w:rsid w:val="00EC098E"/>
    <w:rsid w:val="00EC1585"/>
    <w:rsid w:val="00EC37B7"/>
    <w:rsid w:val="00EC386B"/>
    <w:rsid w:val="00EC4EDA"/>
    <w:rsid w:val="00EC7C8F"/>
    <w:rsid w:val="00ED0526"/>
    <w:rsid w:val="00ED3547"/>
    <w:rsid w:val="00ED4EE1"/>
    <w:rsid w:val="00ED4F28"/>
    <w:rsid w:val="00ED521C"/>
    <w:rsid w:val="00ED5EFC"/>
    <w:rsid w:val="00ED7075"/>
    <w:rsid w:val="00EE2B33"/>
    <w:rsid w:val="00EE3BB6"/>
    <w:rsid w:val="00EE4B37"/>
    <w:rsid w:val="00EF0C5F"/>
    <w:rsid w:val="00EF2233"/>
    <w:rsid w:val="00EF2A8A"/>
    <w:rsid w:val="00F00941"/>
    <w:rsid w:val="00F01421"/>
    <w:rsid w:val="00F024C2"/>
    <w:rsid w:val="00F046CE"/>
    <w:rsid w:val="00F04DC0"/>
    <w:rsid w:val="00F06685"/>
    <w:rsid w:val="00F06E2E"/>
    <w:rsid w:val="00F07758"/>
    <w:rsid w:val="00F11D1F"/>
    <w:rsid w:val="00F1272C"/>
    <w:rsid w:val="00F14109"/>
    <w:rsid w:val="00F1417E"/>
    <w:rsid w:val="00F14BC2"/>
    <w:rsid w:val="00F22381"/>
    <w:rsid w:val="00F223B9"/>
    <w:rsid w:val="00F22EBD"/>
    <w:rsid w:val="00F244EA"/>
    <w:rsid w:val="00F257BA"/>
    <w:rsid w:val="00F2646B"/>
    <w:rsid w:val="00F30117"/>
    <w:rsid w:val="00F315BE"/>
    <w:rsid w:val="00F31617"/>
    <w:rsid w:val="00F31AC6"/>
    <w:rsid w:val="00F32291"/>
    <w:rsid w:val="00F33C3E"/>
    <w:rsid w:val="00F3482C"/>
    <w:rsid w:val="00F3487A"/>
    <w:rsid w:val="00F34FB4"/>
    <w:rsid w:val="00F354F9"/>
    <w:rsid w:val="00F357F7"/>
    <w:rsid w:val="00F358FF"/>
    <w:rsid w:val="00F368F7"/>
    <w:rsid w:val="00F400B9"/>
    <w:rsid w:val="00F4133A"/>
    <w:rsid w:val="00F41B7E"/>
    <w:rsid w:val="00F42799"/>
    <w:rsid w:val="00F43741"/>
    <w:rsid w:val="00F446C7"/>
    <w:rsid w:val="00F44A8F"/>
    <w:rsid w:val="00F46FDC"/>
    <w:rsid w:val="00F50A27"/>
    <w:rsid w:val="00F5134F"/>
    <w:rsid w:val="00F51418"/>
    <w:rsid w:val="00F53774"/>
    <w:rsid w:val="00F5458C"/>
    <w:rsid w:val="00F55913"/>
    <w:rsid w:val="00F55BAC"/>
    <w:rsid w:val="00F576F1"/>
    <w:rsid w:val="00F6254F"/>
    <w:rsid w:val="00F634C1"/>
    <w:rsid w:val="00F634E4"/>
    <w:rsid w:val="00F64384"/>
    <w:rsid w:val="00F70467"/>
    <w:rsid w:val="00F707CF"/>
    <w:rsid w:val="00F7149B"/>
    <w:rsid w:val="00F71899"/>
    <w:rsid w:val="00F73988"/>
    <w:rsid w:val="00F76959"/>
    <w:rsid w:val="00F810CB"/>
    <w:rsid w:val="00F813BD"/>
    <w:rsid w:val="00F823E4"/>
    <w:rsid w:val="00F82691"/>
    <w:rsid w:val="00F84ECA"/>
    <w:rsid w:val="00F86B0D"/>
    <w:rsid w:val="00F91411"/>
    <w:rsid w:val="00F92A0D"/>
    <w:rsid w:val="00F9323E"/>
    <w:rsid w:val="00F93B85"/>
    <w:rsid w:val="00F94961"/>
    <w:rsid w:val="00F979AF"/>
    <w:rsid w:val="00F97D4B"/>
    <w:rsid w:val="00F97E78"/>
    <w:rsid w:val="00FA0107"/>
    <w:rsid w:val="00FA1388"/>
    <w:rsid w:val="00FA4212"/>
    <w:rsid w:val="00FA4C85"/>
    <w:rsid w:val="00FA54E2"/>
    <w:rsid w:val="00FA5A41"/>
    <w:rsid w:val="00FA6962"/>
    <w:rsid w:val="00FA6B93"/>
    <w:rsid w:val="00FA75BD"/>
    <w:rsid w:val="00FA7D6C"/>
    <w:rsid w:val="00FB0279"/>
    <w:rsid w:val="00FB228C"/>
    <w:rsid w:val="00FB2E16"/>
    <w:rsid w:val="00FB3377"/>
    <w:rsid w:val="00FB3E4C"/>
    <w:rsid w:val="00FC1AB2"/>
    <w:rsid w:val="00FC21CA"/>
    <w:rsid w:val="00FC3C81"/>
    <w:rsid w:val="00FC4AD0"/>
    <w:rsid w:val="00FC4C24"/>
    <w:rsid w:val="00FC4F17"/>
    <w:rsid w:val="00FC66CF"/>
    <w:rsid w:val="00FC6CAD"/>
    <w:rsid w:val="00FC6D70"/>
    <w:rsid w:val="00FD2DB8"/>
    <w:rsid w:val="00FD4154"/>
    <w:rsid w:val="00FD4CA4"/>
    <w:rsid w:val="00FD51F8"/>
    <w:rsid w:val="00FD6282"/>
    <w:rsid w:val="00FD6A05"/>
    <w:rsid w:val="00FD721D"/>
    <w:rsid w:val="00FE03C1"/>
    <w:rsid w:val="00FE09D3"/>
    <w:rsid w:val="00FE4CB8"/>
    <w:rsid w:val="00FE7A42"/>
    <w:rsid w:val="00FF0F10"/>
    <w:rsid w:val="00FF1F7E"/>
    <w:rsid w:val="00FF2C12"/>
    <w:rsid w:val="00FF350D"/>
    <w:rsid w:val="00FF546E"/>
    <w:rsid w:val="00FF7489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2CFEED"/>
  <w15:chartTrackingRefBased/>
  <w15:docId w15:val="{F751703F-0085-432D-846F-E0D0AA303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5B78"/>
    <w:rPr>
      <w:sz w:val="24"/>
      <w:szCs w:val="24"/>
      <w:lang w:eastAsia="ja-JP"/>
    </w:rPr>
  </w:style>
  <w:style w:type="paragraph" w:styleId="1">
    <w:name w:val="heading 1"/>
    <w:basedOn w:val="a"/>
    <w:next w:val="a"/>
    <w:link w:val="10"/>
    <w:qFormat/>
    <w:rsid w:val="0098160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A01ED1"/>
    <w:pPr>
      <w:keepNext/>
      <w:jc w:val="center"/>
      <w:outlineLvl w:val="1"/>
    </w:pPr>
    <w:rPr>
      <w:rFonts w:eastAsia="Times New Roman"/>
      <w:b/>
      <w:bCs/>
      <w:sz w:val="28"/>
      <w:lang w:eastAsia="ru-RU"/>
    </w:rPr>
  </w:style>
  <w:style w:type="paragraph" w:styleId="6">
    <w:name w:val="heading 6"/>
    <w:basedOn w:val="a"/>
    <w:next w:val="a"/>
    <w:link w:val="60"/>
    <w:semiHidden/>
    <w:unhideWhenUsed/>
    <w:qFormat/>
    <w:rsid w:val="005618A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rsid w:val="00E14E72"/>
    <w:pPr>
      <w:spacing w:before="240" w:after="60"/>
      <w:outlineLvl w:val="7"/>
    </w:pPr>
    <w:rPr>
      <w:rFonts w:ascii="Calibri" w:eastAsia="Times New Roman" w:hAnsi="Calibri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A01ED1"/>
    <w:rPr>
      <w:rFonts w:eastAsia="Times New Roman"/>
      <w:b/>
      <w:bCs/>
      <w:sz w:val="28"/>
      <w:szCs w:val="24"/>
    </w:rPr>
  </w:style>
  <w:style w:type="paragraph" w:styleId="a3">
    <w:name w:val="Balloon Text"/>
    <w:basedOn w:val="a"/>
    <w:link w:val="a4"/>
    <w:rsid w:val="000D38E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rsid w:val="000D38EF"/>
    <w:rPr>
      <w:rFonts w:ascii="Tahoma" w:hAnsi="Tahoma" w:cs="Tahoma"/>
      <w:sz w:val="16"/>
      <w:szCs w:val="16"/>
      <w:lang w:eastAsia="ja-JP"/>
    </w:rPr>
  </w:style>
  <w:style w:type="character" w:styleId="a5">
    <w:name w:val="annotation reference"/>
    <w:rsid w:val="00A6435D"/>
    <w:rPr>
      <w:sz w:val="16"/>
      <w:szCs w:val="16"/>
    </w:rPr>
  </w:style>
  <w:style w:type="paragraph" w:styleId="a6">
    <w:name w:val="annotation text"/>
    <w:basedOn w:val="a"/>
    <w:link w:val="a7"/>
    <w:rsid w:val="00A6435D"/>
    <w:rPr>
      <w:sz w:val="20"/>
      <w:szCs w:val="20"/>
    </w:rPr>
  </w:style>
  <w:style w:type="character" w:customStyle="1" w:styleId="a7">
    <w:name w:val="Текст примечания Знак"/>
    <w:link w:val="a6"/>
    <w:rsid w:val="00A6435D"/>
    <w:rPr>
      <w:lang w:eastAsia="ja-JP"/>
    </w:rPr>
  </w:style>
  <w:style w:type="paragraph" w:styleId="a8">
    <w:name w:val="annotation subject"/>
    <w:basedOn w:val="a6"/>
    <w:next w:val="a6"/>
    <w:link w:val="a9"/>
    <w:rsid w:val="00A6435D"/>
    <w:rPr>
      <w:b/>
      <w:bCs/>
    </w:rPr>
  </w:style>
  <w:style w:type="character" w:customStyle="1" w:styleId="a9">
    <w:name w:val="Тема примечания Знак"/>
    <w:link w:val="a8"/>
    <w:rsid w:val="00A6435D"/>
    <w:rPr>
      <w:b/>
      <w:bCs/>
      <w:lang w:eastAsia="ja-JP"/>
    </w:rPr>
  </w:style>
  <w:style w:type="paragraph" w:styleId="aa">
    <w:name w:val="List Paragraph"/>
    <w:basedOn w:val="a"/>
    <w:uiPriority w:val="34"/>
    <w:qFormat/>
    <w:rsid w:val="00425307"/>
    <w:pPr>
      <w:widowControl w:val="0"/>
      <w:autoSpaceDE w:val="0"/>
      <w:autoSpaceDN w:val="0"/>
      <w:adjustRightInd w:val="0"/>
      <w:ind w:left="720"/>
      <w:contextualSpacing/>
    </w:pPr>
    <w:rPr>
      <w:rFonts w:eastAsia="Times New Roman"/>
      <w:sz w:val="20"/>
      <w:szCs w:val="20"/>
      <w:lang w:eastAsia="ru-RU"/>
    </w:rPr>
  </w:style>
  <w:style w:type="character" w:customStyle="1" w:styleId="80">
    <w:name w:val="Заголовок 8 Знак"/>
    <w:link w:val="8"/>
    <w:semiHidden/>
    <w:rsid w:val="00E14E72"/>
    <w:rPr>
      <w:rFonts w:ascii="Calibri" w:eastAsia="Times New Roman" w:hAnsi="Calibri" w:cs="Times New Roman"/>
      <w:i/>
      <w:iCs/>
      <w:sz w:val="24"/>
      <w:szCs w:val="24"/>
      <w:lang w:eastAsia="ja-JP"/>
    </w:rPr>
  </w:style>
  <w:style w:type="character" w:customStyle="1" w:styleId="viewcap">
    <w:name w:val="view_cap"/>
    <w:rsid w:val="00C81A96"/>
  </w:style>
  <w:style w:type="character" w:styleId="ab">
    <w:name w:val="Hyperlink"/>
    <w:basedOn w:val="a0"/>
    <w:rsid w:val="009B52FF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rsid w:val="00FC1AB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C1AB2"/>
    <w:rPr>
      <w:sz w:val="24"/>
      <w:szCs w:val="24"/>
      <w:lang w:eastAsia="ja-JP"/>
    </w:rPr>
  </w:style>
  <w:style w:type="paragraph" w:styleId="ae">
    <w:name w:val="footer"/>
    <w:basedOn w:val="a"/>
    <w:link w:val="af"/>
    <w:uiPriority w:val="99"/>
    <w:rsid w:val="00FC1AB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C1AB2"/>
    <w:rPr>
      <w:sz w:val="24"/>
      <w:szCs w:val="24"/>
      <w:lang w:eastAsia="ja-JP"/>
    </w:rPr>
  </w:style>
  <w:style w:type="character" w:styleId="af0">
    <w:name w:val="FollowedHyperlink"/>
    <w:basedOn w:val="a0"/>
    <w:rsid w:val="00C85EFB"/>
    <w:rPr>
      <w:color w:val="954F72" w:themeColor="followedHyperlink"/>
      <w:u w:val="single"/>
    </w:rPr>
  </w:style>
  <w:style w:type="paragraph" w:styleId="af1">
    <w:name w:val="Normal (Web)"/>
    <w:basedOn w:val="a"/>
    <w:uiPriority w:val="99"/>
    <w:unhideWhenUsed/>
    <w:rsid w:val="00907A1D"/>
    <w:pPr>
      <w:spacing w:before="100" w:beforeAutospacing="1" w:after="100" w:afterAutospacing="1"/>
    </w:pPr>
    <w:rPr>
      <w:rFonts w:eastAsia="Times New Roman"/>
      <w:lang w:eastAsia="ru-RU"/>
    </w:rPr>
  </w:style>
  <w:style w:type="character" w:customStyle="1" w:styleId="10">
    <w:name w:val="Заголовок 1 Знак"/>
    <w:basedOn w:val="a0"/>
    <w:link w:val="1"/>
    <w:rsid w:val="0098160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ja-JP"/>
    </w:rPr>
  </w:style>
  <w:style w:type="character" w:customStyle="1" w:styleId="60">
    <w:name w:val="Заголовок 6 Знак"/>
    <w:basedOn w:val="a0"/>
    <w:link w:val="6"/>
    <w:semiHidden/>
    <w:rsid w:val="005618A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ja-JP"/>
    </w:rPr>
  </w:style>
  <w:style w:type="paragraph" w:styleId="af2">
    <w:name w:val="Revision"/>
    <w:hidden/>
    <w:uiPriority w:val="99"/>
    <w:semiHidden/>
    <w:rsid w:val="00103E2F"/>
    <w:rPr>
      <w:sz w:val="24"/>
      <w:szCs w:val="24"/>
      <w:lang w:eastAsia="ja-JP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9050DF"/>
    <w:rPr>
      <w:color w:val="605E5C"/>
      <w:shd w:val="clear" w:color="auto" w:fill="E1DFDD"/>
    </w:rPr>
  </w:style>
  <w:style w:type="table" w:styleId="af3">
    <w:name w:val="Table Grid"/>
    <w:basedOn w:val="a1"/>
    <w:uiPriority w:val="59"/>
    <w:rsid w:val="00392B8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 Spacing"/>
    <w:uiPriority w:val="1"/>
    <w:qFormat/>
    <w:rsid w:val="00392B85"/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394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59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43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44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67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B3ABCE3314A2C4083F8E76ABD18E2E5" ma:contentTypeVersion="0" ma:contentTypeDescription="Создание документа." ma:contentTypeScope="" ma:versionID="15ce528b9dff611ebe9182a3264ad45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8C06A4-D69C-4E37-8EB0-F30FCAF8F5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1502DA-297A-4E31-ACBA-73A9349AC5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CE0908F-1DC9-4EFF-BD8F-6D3062CF7C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B2606C-F2FA-43AC-8F54-9D6A22CE4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2884</Words>
  <Characters>16441</Characters>
  <Application>Microsoft Office Word</Application>
  <DocSecurity>0</DocSecurity>
  <Lines>137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Приложение № 2 к Положению о категорировании</vt:lpstr>
      <vt:lpstr>Приложение № 2 к Положению о категорировании</vt:lpstr>
    </vt:vector>
  </TitlesOfParts>
  <Company>ОАО "НК ЛУКОЙЛ"</Company>
  <LinksUpToDate>false</LinksUpToDate>
  <CharactersWithSpaces>19287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 к Положению о категорировании</dc:title>
  <dc:subject/>
  <dc:creator>RyzhkovYV</dc:creator>
  <cp:keywords/>
  <cp:lastModifiedBy>Лиманский Павел Владимирович</cp:lastModifiedBy>
  <cp:revision>11</cp:revision>
  <cp:lastPrinted>2025-01-24T08:54:00Z</cp:lastPrinted>
  <dcterms:created xsi:type="dcterms:W3CDTF">2025-10-01T17:07:00Z</dcterms:created>
  <dcterms:modified xsi:type="dcterms:W3CDTF">2025-10-06T12:22:00Z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Документ</vt:lpwstr>
  </property>
  <property fmtid="{D5CDD505-2E9C-101B-9397-08002B2CF9AE}" pid="3" name="ContentTypeId">
    <vt:lpwstr>0x010100CB3ABCE3314A2C4083F8E76ABD18E2E5</vt:lpwstr>
  </property>
</Properties>
</file>